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9EDAE" w14:textId="77777777" w:rsidR="008D7DB7" w:rsidRDefault="008D7DB7">
      <w:pPr>
        <w:pStyle w:val="1"/>
        <w:divId w:val="1162816012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《企业应用开发实践》课程设计报告（第</w:t>
      </w:r>
      <w:r>
        <w:rPr>
          <w:rFonts w:ascii="微软雅黑" w:eastAsia="微软雅黑" w:hAnsi="微软雅黑" w:hint="eastAsia"/>
          <w:color w:val="222222"/>
        </w:rPr>
        <w:t xml:space="preserve"> 1 ~ 7 </w:t>
      </w:r>
      <w:r>
        <w:rPr>
          <w:rFonts w:ascii="微软雅黑" w:eastAsia="微软雅黑" w:hAnsi="微软雅黑" w:hint="eastAsia"/>
          <w:color w:val="222222"/>
        </w:rPr>
        <w:t>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·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全一册）</w:t>
      </w:r>
    </w:p>
    <w:p w14:paraId="60F013D6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项目名称</w:t>
      </w:r>
      <w:r>
        <w:rPr>
          <w:rFonts w:ascii="微软雅黑" w:eastAsia="微软雅黑" w:hAnsi="微软雅黑" w:hint="eastAsia"/>
          <w:color w:val="222222"/>
        </w:rPr>
        <w:t>：园区安防空地协同巡检集成平台（选题</w:t>
      </w:r>
      <w:r>
        <w:rPr>
          <w:rFonts w:ascii="微软雅黑" w:eastAsia="微软雅黑" w:hAnsi="微软雅黑" w:hint="eastAsia"/>
          <w:color w:val="222222"/>
        </w:rPr>
        <w:t xml:space="preserve"> 1 </w:t>
      </w:r>
      <w:r>
        <w:rPr>
          <w:rFonts w:ascii="微软雅黑" w:eastAsia="微软雅黑" w:hAnsi="微软雅黑" w:hint="eastAsia"/>
          <w:color w:val="222222"/>
        </w:rPr>
        <w:t>·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推荐基础题）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课程名称</w:t>
      </w:r>
      <w:r>
        <w:rPr>
          <w:rFonts w:ascii="微软雅黑" w:eastAsia="微软雅黑" w:hAnsi="微软雅黑" w:hint="eastAsia"/>
          <w:color w:val="222222"/>
        </w:rPr>
        <w:t>：企业应用开发实践（软件工程专业第</w:t>
      </w:r>
      <w:r>
        <w:rPr>
          <w:rFonts w:ascii="微软雅黑" w:eastAsia="微软雅黑" w:hAnsi="微软雅黑" w:hint="eastAsia"/>
          <w:color w:val="222222"/>
        </w:rPr>
        <w:t xml:space="preserve"> 7 </w:t>
      </w:r>
      <w:r>
        <w:rPr>
          <w:rFonts w:ascii="微软雅黑" w:eastAsia="微软雅黑" w:hAnsi="微软雅黑" w:hint="eastAsia"/>
          <w:color w:val="222222"/>
        </w:rPr>
        <w:t>学期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·</w:t>
      </w:r>
      <w:r>
        <w:rPr>
          <w:rFonts w:ascii="微软雅黑" w:eastAsia="微软雅黑" w:hAnsi="微软雅黑" w:hint="eastAsia"/>
          <w:color w:val="222222"/>
        </w:rPr>
        <w:t xml:space="preserve"> 2 </w:t>
      </w:r>
      <w:r>
        <w:rPr>
          <w:rFonts w:ascii="微软雅黑" w:eastAsia="微软雅黑" w:hAnsi="微软雅黑" w:hint="eastAsia"/>
          <w:color w:val="222222"/>
        </w:rPr>
        <w:t>学分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·</w:t>
      </w:r>
      <w:r>
        <w:rPr>
          <w:rFonts w:ascii="微软雅黑" w:eastAsia="微软雅黑" w:hAnsi="微软雅黑" w:hint="eastAsia"/>
          <w:color w:val="222222"/>
        </w:rPr>
        <w:t xml:space="preserve"> 32 </w:t>
      </w:r>
      <w:r>
        <w:rPr>
          <w:rFonts w:ascii="微软雅黑" w:eastAsia="微软雅黑" w:hAnsi="微软雅黑" w:hint="eastAsia"/>
          <w:color w:val="222222"/>
        </w:rPr>
        <w:t>学时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·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必修实践课）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技术栈基线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Docker </w:t>
      </w:r>
      <w:r>
        <w:rPr>
          <w:rFonts w:ascii="微软雅黑" w:eastAsia="微软雅黑" w:hAnsi="微软雅黑" w:hint="eastAsia"/>
          <w:color w:val="222222"/>
        </w:rPr>
        <w:t>·</w:t>
      </w:r>
      <w:r>
        <w:rPr>
          <w:rFonts w:ascii="微软雅黑" w:eastAsia="微软雅黑" w:hAnsi="微软雅黑" w:hint="eastAsia"/>
          <w:color w:val="222222"/>
        </w:rPr>
        <w:t xml:space="preserve"> Hadoop HDFS 3.3.6 </w:t>
      </w:r>
      <w:r>
        <w:rPr>
          <w:rFonts w:ascii="微软雅黑" w:eastAsia="微软雅黑" w:hAnsi="微软雅黑" w:hint="eastAsia"/>
          <w:color w:val="222222"/>
        </w:rPr>
        <w:t>·</w:t>
      </w:r>
      <w:r>
        <w:rPr>
          <w:rFonts w:ascii="微软雅黑" w:eastAsia="微软雅黑" w:hAnsi="微软雅黑" w:hint="eastAsia"/>
          <w:color w:val="222222"/>
        </w:rPr>
        <w:t xml:space="preserve"> MongoDB 6.0 </w:t>
      </w:r>
      <w:r>
        <w:rPr>
          <w:rFonts w:ascii="微软雅黑" w:eastAsia="微软雅黑" w:hAnsi="微软雅黑" w:hint="eastAsia"/>
          <w:color w:val="222222"/>
        </w:rPr>
        <w:t>·</w:t>
      </w:r>
      <w:r>
        <w:rPr>
          <w:rFonts w:ascii="微软雅黑" w:eastAsia="微软雅黑" w:hAnsi="微软雅黑" w:hint="eastAsia"/>
          <w:color w:val="222222"/>
        </w:rPr>
        <w:t xml:space="preserve"> Apache Kafka 4.0.0</w:t>
      </w:r>
      <w:r>
        <w:rPr>
          <w:rFonts w:ascii="微软雅黑" w:eastAsia="微软雅黑" w:hAnsi="微软雅黑" w:hint="eastAsia"/>
          <w:color w:val="222222"/>
        </w:rPr>
        <w:t>（官方镜像，纯</w:t>
      </w:r>
      <w:r>
        <w:rPr>
          <w:rFonts w:ascii="微软雅黑" w:eastAsia="微软雅黑" w:hAnsi="微软雅黑" w:hint="eastAsia"/>
          <w:color w:val="222222"/>
        </w:rPr>
        <w:t xml:space="preserve"> KRaft</w:t>
      </w:r>
      <w:r>
        <w:rPr>
          <w:rFonts w:ascii="微软雅黑" w:eastAsia="微软雅黑" w:hAnsi="微软雅黑" w:hint="eastAsia"/>
          <w:color w:val="222222"/>
        </w:rPr>
        <w:t>）·</w:t>
      </w:r>
      <w:r>
        <w:rPr>
          <w:rFonts w:ascii="微软雅黑" w:eastAsia="微软雅黑" w:hAnsi="微软雅黑" w:hint="eastAsia"/>
          <w:color w:val="222222"/>
        </w:rPr>
        <w:t xml:space="preserve"> Elasticsearch 8.13 + Kibana </w:t>
      </w:r>
      <w:r>
        <w:rPr>
          <w:rFonts w:ascii="微软雅黑" w:eastAsia="微软雅黑" w:hAnsi="微软雅黑" w:hint="eastAsia"/>
          <w:color w:val="222222"/>
        </w:rPr>
        <w:t>·</w:t>
      </w:r>
      <w:r>
        <w:rPr>
          <w:rFonts w:ascii="微软雅黑" w:eastAsia="微软雅黑" w:hAnsi="微软雅黑" w:hint="eastAsia"/>
          <w:color w:val="222222"/>
        </w:rPr>
        <w:t xml:space="preserve"> Nginx 1.25 </w:t>
      </w:r>
      <w:r>
        <w:rPr>
          <w:rFonts w:ascii="微软雅黑" w:eastAsia="微软雅黑" w:hAnsi="微软雅黑" w:hint="eastAsia"/>
          <w:color w:val="222222"/>
        </w:rPr>
        <w:t>·</w:t>
      </w:r>
      <w:r>
        <w:rPr>
          <w:rFonts w:ascii="微软雅黑" w:eastAsia="微软雅黑" w:hAnsi="微软雅黑" w:hint="eastAsia"/>
          <w:color w:val="222222"/>
        </w:rPr>
        <w:t xml:space="preserve"> Spring Boot 3.2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>Java 21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Fonts w:ascii="微软雅黑" w:eastAsia="微软雅黑" w:hAnsi="微软雅黑" w:hint="eastAsia"/>
          <w:color w:val="222222"/>
        </w:rPr>
        <w:t xml:space="preserve">17+ </w:t>
      </w:r>
      <w:r>
        <w:rPr>
          <w:rFonts w:ascii="微软雅黑" w:eastAsia="微软雅黑" w:hAnsi="微软雅黑" w:hint="eastAsia"/>
          <w:color w:val="222222"/>
        </w:rPr>
        <w:t>均可）·</w:t>
      </w:r>
      <w:r>
        <w:rPr>
          <w:rFonts w:ascii="微软雅黑" w:eastAsia="微软雅黑" w:hAnsi="微软雅黑" w:hint="eastAsia"/>
          <w:color w:val="222222"/>
        </w:rPr>
        <w:t xml:space="preserve"> Vue 3 </w:t>
      </w:r>
      <w:r>
        <w:rPr>
          <w:rStyle w:val="a4"/>
          <w:rFonts w:ascii="微软雅黑" w:eastAsia="微软雅黑" w:hAnsi="微软雅黑" w:hint="eastAsia"/>
          <w:color w:val="222222"/>
        </w:rPr>
        <w:t>文档范围</w:t>
      </w:r>
      <w:r>
        <w:rPr>
          <w:rFonts w:ascii="微软雅黑" w:eastAsia="微软雅黑" w:hAnsi="微软雅黑" w:hint="eastAsia"/>
          <w:color w:val="222222"/>
        </w:rPr>
        <w:t>：第</w:t>
      </w:r>
      <w:r>
        <w:rPr>
          <w:rFonts w:ascii="微软雅黑" w:eastAsia="微软雅黑" w:hAnsi="微软雅黑" w:hint="eastAsia"/>
          <w:color w:val="222222"/>
        </w:rPr>
        <w:t xml:space="preserve"> 1 </w:t>
      </w:r>
      <w:r>
        <w:rPr>
          <w:rFonts w:ascii="微软雅黑" w:eastAsia="微软雅黑" w:hAnsi="微软雅黑" w:hint="eastAsia"/>
          <w:color w:val="222222"/>
        </w:rPr>
        <w:t>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绪论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第</w:t>
      </w:r>
      <w:r>
        <w:rPr>
          <w:rFonts w:ascii="微软雅黑" w:eastAsia="微软雅黑" w:hAnsi="微软雅黑" w:hint="eastAsia"/>
          <w:color w:val="222222"/>
        </w:rPr>
        <w:t xml:space="preserve"> 7 </w:t>
      </w:r>
      <w:r>
        <w:rPr>
          <w:rFonts w:ascii="微软雅黑" w:eastAsia="微软雅黑" w:hAnsi="微软雅黑" w:hint="eastAsia"/>
          <w:color w:val="222222"/>
        </w:rPr>
        <w:t>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总结与展望（全一册；第</w:t>
      </w:r>
      <w:r>
        <w:rPr>
          <w:rFonts w:ascii="微软雅黑" w:eastAsia="微软雅黑" w:hAnsi="微软雅黑" w:hint="eastAsia"/>
          <w:color w:val="222222"/>
        </w:rPr>
        <w:t xml:space="preserve"> 2~6 </w:t>
      </w:r>
      <w:r>
        <w:rPr>
          <w:rFonts w:ascii="微软雅黑" w:eastAsia="微软雅黑" w:hAnsi="微软雅黑" w:hint="eastAsia"/>
          <w:color w:val="222222"/>
        </w:rPr>
        <w:t>章为设计阶段先行产出，第</w:t>
      </w:r>
      <w:r>
        <w:rPr>
          <w:rFonts w:ascii="微软雅黑" w:eastAsia="微软雅黑" w:hAnsi="微软雅黑" w:hint="eastAsia"/>
          <w:color w:val="222222"/>
        </w:rPr>
        <w:t xml:space="preserve"> 1/7 </w:t>
      </w:r>
      <w:r>
        <w:rPr>
          <w:rFonts w:ascii="微软雅黑" w:eastAsia="微软雅黑" w:hAnsi="微软雅黑" w:hint="eastAsia"/>
          <w:color w:val="222222"/>
        </w:rPr>
        <w:t>章于</w:t>
      </w:r>
      <w:r>
        <w:rPr>
          <w:rFonts w:ascii="微软雅黑" w:eastAsia="微软雅黑" w:hAnsi="微软雅黑" w:hint="eastAsia"/>
          <w:color w:val="222222"/>
        </w:rPr>
        <w:t xml:space="preserve"> S66 </w:t>
      </w:r>
      <w:r>
        <w:rPr>
          <w:rFonts w:ascii="微软雅黑" w:eastAsia="微软雅黑" w:hAnsi="微软雅黑" w:hint="eastAsia"/>
          <w:color w:val="222222"/>
        </w:rPr>
        <w:t>补齐）</w:t>
      </w:r>
    </w:p>
    <w:p w14:paraId="7535DA9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848"/>
        <w:gridCol w:w="5714"/>
        <w:gridCol w:w="1099"/>
      </w:tblGrid>
      <w:tr w:rsidR="00000000" w14:paraId="23259C24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1001F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28273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76261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修订摘要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9F9BB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对应提交</w:t>
            </w:r>
          </w:p>
        </w:tc>
      </w:tr>
      <w:tr w:rsidR="00000000" w14:paraId="0CE5328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E3D0B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v0.1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C9F8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47B8A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初稿：第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2~6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章设计方案（章节与模板大纲一一对应）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83C33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3056752</w:t>
            </w:r>
          </w:p>
        </w:tc>
      </w:tr>
      <w:tr w:rsidR="00000000" w14:paraId="3A8788D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D14B0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v0.2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3906E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CB2D0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口径调整：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JDK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由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改为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（本机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DevEco JBR 21.0.6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复制至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tools/jdk-21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Spring Boot 3.2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支持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17~21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8A4BB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3ebe329</w:t>
            </w:r>
          </w:p>
        </w:tc>
      </w:tr>
      <w:tr w:rsidR="00000000" w14:paraId="4D3CE28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99866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v0.3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C5351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939FB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口径变更：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由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bitnami/kafka:3.6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更换为官方镜像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apache/kafka:4.0.0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Bitnami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已下架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镜像，见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D-18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KRaft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环境变量改官方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KAFKA_*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命名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63AEF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随本修订提交</w:t>
            </w:r>
          </w:p>
        </w:tc>
      </w:tr>
      <w:tr w:rsidR="00000000" w14:paraId="7AE326C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CAF4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v0.4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132A8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52FD7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第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章增加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本章导读：六组件速览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（一句话定位表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数据流串联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三个关键分工）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D3A80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随本修订提交</w:t>
            </w:r>
          </w:p>
        </w:tc>
      </w:tr>
      <w:tr w:rsidR="00000000" w14:paraId="6F1BECC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52BC1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v0.5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07841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6270C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S50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测试执行完毕，第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章据实回填：表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6-2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行实际结果、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6.3.3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缺陷登记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BUG-001~008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6.6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结果汇总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指标实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分析四问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结论、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6.7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优化前后对比（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888.8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36.3ms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全路径）、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5.3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预案命中补充、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6.5.3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执行口径说明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8DF5C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随本修订提交</w:t>
            </w:r>
          </w:p>
        </w:tc>
      </w:tr>
      <w:tr w:rsidR="00000000" w14:paraId="1766245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575B5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v0.6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57282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ABAE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v0.6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迭代回归：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BUG-003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复核派单闭环实现（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2dsphere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就近派单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回执回填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review + IT009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TC021/IT009/TC032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转绿；表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6-2/6-7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6.3.3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登记、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6.6.4/6.8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同步更新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49419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随本修订提交</w:t>
            </w:r>
          </w:p>
        </w:tc>
      </w:tr>
      <w:tr w:rsidR="00000000" w14:paraId="18C4C7F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8DA37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v0.7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C5792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C5B45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S63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收尾：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BUG-004 ik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中文分词修复（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analysis-ik 8.13.0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安装持久化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索引升版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inspection_alarm_v3/ik_smart + reindex 10,796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条；排错实录：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动态映射误建致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stats 500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ik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词典目录丢失致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NPE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STATE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风险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#37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TC027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转绿；功能测试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34/34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v0.6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验收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8/8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A4726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随本修订提交</w:t>
            </w:r>
          </w:p>
        </w:tc>
      </w:tr>
      <w:tr w:rsidR="00000000" w14:paraId="0E96BAE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38D2B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v0.8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F9350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738F3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S66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：补齐第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章（绪论：背景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现状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成果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结构）与第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章（总结与展望：工作总结、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项不足与改进方向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S68</w:t>
            </w:r>
            <w:del w:id="0" w:author="Unknown">
              <w:r>
                <w:rPr>
                  <w:rFonts w:ascii="微软雅黑" w:eastAsia="微软雅黑" w:hAnsi="微软雅黑" w:hint="eastAsia"/>
                  <w:color w:val="222222"/>
                  <w:sz w:val="20"/>
                  <w:szCs w:val="20"/>
                </w:rPr>
                <w:delText>S72</w:delText>
              </w:r>
              <w:r>
                <w:rPr>
                  <w:rFonts w:ascii="微软雅黑" w:eastAsia="微软雅黑" w:hAnsi="微软雅黑" w:hint="eastAsia"/>
                  <w:color w:val="222222"/>
                  <w:sz w:val="20"/>
                  <w:szCs w:val="20"/>
                </w:rPr>
                <w:delText>、展望）；文档升为全一册</w:delText>
              </w:r>
              <w:r>
                <w:rPr>
                  <w:rFonts w:ascii="微软雅黑" w:eastAsia="微软雅黑" w:hAnsi="微软雅黑" w:hint="eastAsia"/>
                  <w:color w:val="222222"/>
                  <w:sz w:val="20"/>
                  <w:szCs w:val="20"/>
                </w:rPr>
                <w:delText xml:space="preserve"> 1</w:delText>
              </w:r>
            </w:del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章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4992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随本修订提交</w:t>
            </w:r>
          </w:p>
        </w:tc>
      </w:tr>
      <w:tr w:rsidR="00000000" w14:paraId="7A449F7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8C44B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v0.9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343D4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1F93C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S88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：落地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FR-5.7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简易权限认证——新增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5.2.8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认证与鉴权模块实现（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HMAC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自包含令牌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拦截器统一校验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吊销表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前端登录闭环）；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3.2 FR-5.7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3.3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安全性需求口径更新；新增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TC035/TC036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IT016~IT018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6.6.1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汇总行；验收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例全过（</w:t>
            </w:r>
            <w:r>
              <w:rPr>
                <w:rStyle w:val="HTML"/>
                <w:rFonts w:hint="eastAsia"/>
                <w:color w:val="222222"/>
              </w:rPr>
              <w:t>docker/init/accept-s88.ps1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74073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随本修订提交</w:t>
            </w:r>
          </w:p>
        </w:tc>
      </w:tr>
      <w:tr w:rsidR="00000000" w14:paraId="64E7AE6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A7838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v1.0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6ED63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1E0BC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S89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：落地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5.2.9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统一异常处理与错误语义（</w:t>
            </w:r>
            <w:r>
              <w:rPr>
                <w:rStyle w:val="HTML"/>
                <w:rFonts w:hint="eastAsia"/>
                <w:color w:val="222222"/>
              </w:rPr>
              <w:t>@RestControllerAdvice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收敛五类异常，详见该节）；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6.4.2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补统一错误响应体实测表；新增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6.4.3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单元测试（后端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14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 = 20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例）与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TC037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；修正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5.5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小结模块数与故障项数（八→九模块、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项）；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6.4.2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原文所述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全局异常处理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由本条落地为真实实现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B773F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随本修订提交</w:t>
            </w:r>
          </w:p>
        </w:tc>
      </w:tr>
      <w:tr w:rsidR="00000000" w14:paraId="069AFC8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1B8F8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v1.1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5EC2A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5F585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S90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：测试资产适配鉴权与数据现状——全部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HTTP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脚本加登录取令牌（</w:t>
            </w:r>
            <w:r>
              <w:rPr>
                <w:rStyle w:val="HTML"/>
                <w:rFonts w:hint="eastAsia"/>
                <w:color w:val="222222"/>
              </w:rPr>
              <w:t>docker/init/auth-helper.ps1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JMeter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计划以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-Jtoken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注入令牌并提供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jmeter-run.ps1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一键运行；修复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处陈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旧断言（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IT005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空闲设备选择、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IT007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级联防护、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IT009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由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UNIMPL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转实测并新增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IT009b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TC015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自注入坏消息、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TC018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唯一临时文件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"/>
                <w:rFonts w:hint="eastAsia"/>
                <w:color w:val="222222"/>
              </w:rPr>
              <w:t>get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校验、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TC019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允许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.jpg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TC021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实环验证）；表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6-2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TC015/TC018/TC019/TC021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6.4.1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复跑结论、表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6-7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接口行按实测更新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CDC8B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随本修订提交</w:t>
            </w:r>
          </w:p>
        </w:tc>
      </w:tr>
      <w:tr w:rsidR="00000000" w14:paraId="2682B7D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D5FF1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v1.2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A8C6F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E6AE6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S92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（用户反馈）：登录页演示账号由纯文本改为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可点击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chip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一键填入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（原提示不可点击，用户点击后表单仍为空并触发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请输入用户名与口令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校验提示）；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5.2.8(6)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登录页行与图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5-17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描述同步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BCA13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随本修订提交</w:t>
            </w:r>
          </w:p>
        </w:tc>
      </w:tr>
      <w:tr w:rsidR="00000000" w14:paraId="7808970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D397B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v1.3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70DEF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26714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S96~S104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前端与告警体系升级批次：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5.2.7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重写为实际实现口径（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Esri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灰度底图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园区可视化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SSE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实时位置流），新增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(5)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界面视觉与主题体系、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(6)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实时位置流、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(7)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告警分类与离线分级升级、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(8)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园区扩容与派单限内；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5.2.1(4)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补园区与告警仿真；告警类型新增烟火告警（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FIRE_SMOKE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），设备运维类告警默认隐藏、异常离线过久升级严重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D4E95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随本修订提交</w:t>
            </w:r>
          </w:p>
        </w:tc>
      </w:tr>
    </w:tbl>
    <w:p w14:paraId="7C97D604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本版本（</w:t>
      </w:r>
      <w:r>
        <w:rPr>
          <w:rStyle w:val="a4"/>
          <w:rFonts w:ascii="微软雅黑" w:eastAsia="微软雅黑" w:hAnsi="微软雅黑" w:hint="eastAsia"/>
          <w:color w:val="222222"/>
        </w:rPr>
        <w:t>v0.9</w:t>
      </w:r>
      <w:r>
        <w:rPr>
          <w:rStyle w:val="a4"/>
          <w:rFonts w:ascii="微软雅黑" w:eastAsia="微软雅黑" w:hAnsi="微软雅黑" w:hint="eastAsia"/>
          <w:color w:val="222222"/>
        </w:rPr>
        <w:t>）对应提交号</w:t>
      </w:r>
      <w:r>
        <w:rPr>
          <w:rFonts w:ascii="微软雅黑" w:eastAsia="微软雅黑" w:hAnsi="微软雅黑" w:hint="eastAsia"/>
          <w:color w:val="222222"/>
        </w:rPr>
        <w:t>：随本修订提交产生（</w:t>
      </w:r>
      <w:r>
        <w:rPr>
          <w:rStyle w:val="HTML"/>
          <w:rFonts w:hint="eastAsia"/>
          <w:color w:val="222222"/>
        </w:rPr>
        <w:t>git log</w:t>
      </w:r>
      <w:r>
        <w:rPr>
          <w:rFonts w:ascii="微软雅黑" w:eastAsia="微软雅黑" w:hAnsi="微软雅黑" w:hint="eastAsia"/>
          <w:color w:val="222222"/>
        </w:rPr>
        <w:t xml:space="preserve"> HEAD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67FA40E0" w14:textId="77777777" w:rsidR="008D7DB7" w:rsidRDefault="008D7DB7">
      <w:pPr>
        <w:pStyle w:val="a3"/>
        <w:shd w:val="clear" w:color="auto" w:fill="FAFAFA"/>
        <w:divId w:val="2005084326"/>
        <w:rPr>
          <w:rFonts w:ascii="微软雅黑" w:eastAsia="微软雅黑" w:hAnsi="微软雅黑" w:hint="eastAsia"/>
          <w:color w:val="555555"/>
        </w:rPr>
      </w:pPr>
      <w:r>
        <w:rPr>
          <w:rFonts w:ascii="微软雅黑" w:eastAsia="微软雅黑" w:hAnsi="微软雅黑" w:hint="eastAsia"/>
          <w:color w:val="555555"/>
        </w:rPr>
        <w:t>注：文档版本号与里程碑</w:t>
      </w:r>
      <w:r>
        <w:rPr>
          <w:rFonts w:ascii="微软雅黑" w:eastAsia="微软雅黑" w:hAnsi="微软雅黑" w:hint="eastAsia"/>
          <w:color w:val="555555"/>
        </w:rPr>
        <w:t xml:space="preserve"> tag </w:t>
      </w:r>
      <w:r>
        <w:rPr>
          <w:rFonts w:ascii="微软雅黑" w:eastAsia="微软雅黑" w:hAnsi="微软雅黑" w:hint="eastAsia"/>
          <w:color w:val="555555"/>
        </w:rPr>
        <w:t>相互独立——文档升版随本修订生效；里程碑</w:t>
      </w:r>
      <w:r>
        <w:rPr>
          <w:rFonts w:ascii="微软雅黑" w:eastAsia="微软雅黑" w:hAnsi="微软雅黑" w:hint="eastAsia"/>
          <w:color w:val="555555"/>
        </w:rPr>
        <w:t xml:space="preserve"> tag </w:t>
      </w:r>
      <w:r>
        <w:rPr>
          <w:rFonts w:ascii="微软雅黑" w:eastAsia="微软雅黑" w:hAnsi="微软雅黑" w:hint="eastAsia"/>
          <w:color w:val="555555"/>
        </w:rPr>
        <w:t>另行打标（</w:t>
      </w:r>
      <w:r>
        <w:rPr>
          <w:rFonts w:ascii="微软雅黑" w:eastAsia="微软雅黑" w:hAnsi="微软雅黑" w:hint="eastAsia"/>
          <w:color w:val="555555"/>
        </w:rPr>
        <w:t xml:space="preserve">STATE </w:t>
      </w:r>
      <w:r>
        <w:rPr>
          <w:rFonts w:ascii="微软雅黑" w:eastAsia="微软雅黑" w:hAnsi="微软雅黑" w:hint="eastAsia"/>
          <w:color w:val="555555"/>
        </w:rPr>
        <w:t>§</w:t>
      </w:r>
      <w:r>
        <w:rPr>
          <w:rFonts w:ascii="微软雅黑" w:eastAsia="微软雅黑" w:hAnsi="微软雅黑" w:hint="eastAsia"/>
          <w:color w:val="555555"/>
        </w:rPr>
        <w:t>1</w:t>
      </w:r>
      <w:r>
        <w:rPr>
          <w:rFonts w:ascii="微软雅黑" w:eastAsia="微软雅黑" w:hAnsi="微软雅黑" w:hint="eastAsia"/>
          <w:color w:val="555555"/>
        </w:rPr>
        <w:t>）。</w:t>
      </w:r>
    </w:p>
    <w:p w14:paraId="0697C119" w14:textId="77777777" w:rsidR="008D7DB7" w:rsidRDefault="008D7DB7">
      <w:pPr>
        <w:spacing w:before="360" w:after="360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01C4D05B">
          <v:rect id="_x0000_i1025" style="width:0;height:1.5pt" o:hralign="center" o:hrstd="t" o:hr="t" fillcolor="#a0a0a0" stroked="f"/>
        </w:pict>
      </w:r>
    </w:p>
    <w:p w14:paraId="06D788E5" w14:textId="77777777" w:rsidR="008D7DB7" w:rsidRDefault="008D7DB7">
      <w:pPr>
        <w:pStyle w:val="2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文档状态说明（重要，请勿删除）</w:t>
      </w:r>
    </w:p>
    <w:p w14:paraId="15AB5E22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本文件是</w:t>
      </w:r>
      <w:r>
        <w:rPr>
          <w:rStyle w:val="a4"/>
          <w:rFonts w:ascii="微软雅黑" w:eastAsia="微软雅黑" w:hAnsi="微软雅黑" w:hint="eastAsia"/>
          <w:color w:val="222222"/>
        </w:rPr>
        <w:t>设计阶段成果</w:t>
      </w:r>
      <w:r>
        <w:rPr>
          <w:rFonts w:ascii="微软雅黑" w:eastAsia="微软雅黑" w:hAnsi="微软雅黑" w:hint="eastAsia"/>
          <w:color w:val="222222"/>
        </w:rPr>
        <w:t>，章节编号与《企业应用开发实践课程设计报告》模板大纲一一对应。阅读与后续填写时请区分三类内容：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4024"/>
        <w:gridCol w:w="2631"/>
      </w:tblGrid>
      <w:tr w:rsidR="00000000" w14:paraId="36FD9DB8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4706E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lastRenderedPageBreak/>
              <w:t>标记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DFDF5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882B9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处理方式</w:t>
            </w:r>
          </w:p>
        </w:tc>
      </w:tr>
      <w:tr w:rsidR="00000000" w14:paraId="38973F3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986F7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正文（无标记）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F8F6F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设计结论，已在方案层面确定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27D15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可直接使用</w:t>
            </w:r>
          </w:p>
        </w:tc>
      </w:tr>
      <w:tr w:rsidR="00000000" w14:paraId="3D2DC52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5FF7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【待回填】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B7BAC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必须由实际运行结果、截图或实测数据填充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85698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禁止编造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，实施后据实填写</w:t>
            </w:r>
          </w:p>
        </w:tc>
      </w:tr>
      <w:tr w:rsidR="00000000" w14:paraId="3609159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F0EE5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【待确认】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F4478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依赖小组分工、教师要求或现场环境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693AF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小组内部讨论后敲定</w:t>
            </w:r>
          </w:p>
        </w:tc>
      </w:tr>
    </w:tbl>
    <w:p w14:paraId="158E0A3D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第</w:t>
      </w:r>
      <w:r>
        <w:rPr>
          <w:rFonts w:ascii="微软雅黑" w:eastAsia="微软雅黑" w:hAnsi="微软雅黑" w:hint="eastAsia"/>
          <w:color w:val="222222"/>
        </w:rPr>
        <w:t xml:space="preserve"> 5.4 </w:t>
      </w:r>
      <w:r>
        <w:rPr>
          <w:rFonts w:ascii="微软雅黑" w:eastAsia="微软雅黑" w:hAnsi="微软雅黑" w:hint="eastAsia"/>
          <w:color w:val="222222"/>
        </w:rPr>
        <w:t>节系统运行效果截图仍为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【待回填】</w:t>
      </w:r>
      <w:r>
        <w:rPr>
          <w:rFonts w:ascii="微软雅黑" w:eastAsia="微软雅黑" w:hAnsi="微软雅黑" w:hint="eastAsia"/>
          <w:color w:val="222222"/>
        </w:rPr>
        <w:t>（截图需按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docs/</w:t>
      </w:r>
      <w:r>
        <w:rPr>
          <w:rStyle w:val="HTML"/>
          <w:rFonts w:hint="eastAsia"/>
          <w:color w:val="222222"/>
        </w:rPr>
        <w:t>截图操作清单</w:t>
      </w:r>
      <w:r>
        <w:rPr>
          <w:rStyle w:val="HTML"/>
          <w:rFonts w:hint="eastAsia"/>
          <w:color w:val="222222"/>
        </w:rPr>
        <w:t>.md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逐图补拍，图</w:t>
      </w:r>
      <w:r>
        <w:rPr>
          <w:rFonts w:ascii="微软雅黑" w:eastAsia="微软雅黑" w:hAnsi="微软雅黑" w:hint="eastAsia"/>
          <w:color w:val="222222"/>
        </w:rPr>
        <w:t xml:space="preserve"> 5-1</w:t>
      </w:r>
      <w:del w:id="1" w:author="Unknown">
        <w:r>
          <w:rPr>
            <w:rFonts w:ascii="微软雅黑" w:eastAsia="微软雅黑" w:hAnsi="微软雅黑" w:hint="eastAsia"/>
            <w:color w:val="222222"/>
          </w:rPr>
          <w:delText>图</w:delText>
        </w:r>
        <w:r>
          <w:rPr>
            <w:rFonts w:ascii="微软雅黑" w:eastAsia="微软雅黑" w:hAnsi="微软雅黑" w:hint="eastAsia"/>
            <w:color w:val="222222"/>
          </w:rPr>
          <w:delText xml:space="preserve"> 5-17</w:delText>
        </w:r>
        <w:r>
          <w:rPr>
            <w:rFonts w:ascii="微软雅黑" w:eastAsia="微软雅黑" w:hAnsi="微软雅黑" w:hint="eastAsia"/>
            <w:color w:val="222222"/>
          </w:rPr>
          <w:delText>，其中图</w:delText>
        </w:r>
        <w:r>
          <w:rPr>
            <w:rFonts w:ascii="微软雅黑" w:eastAsia="微软雅黑" w:hAnsi="微软雅黑" w:hint="eastAsia"/>
            <w:color w:val="222222"/>
          </w:rPr>
          <w:delText xml:space="preserve"> 5-17 </w:delText>
        </w:r>
        <w:r>
          <w:rPr>
            <w:rFonts w:ascii="微软雅黑" w:eastAsia="微软雅黑" w:hAnsi="微软雅黑" w:hint="eastAsia"/>
            <w:color w:val="222222"/>
          </w:rPr>
          <w:delText>为</w:delText>
        </w:r>
        <w:r>
          <w:rPr>
            <w:rFonts w:ascii="微软雅黑" w:eastAsia="微软雅黑" w:hAnsi="微软雅黑" w:hint="eastAsia"/>
            <w:color w:val="222222"/>
          </w:rPr>
          <w:delText xml:space="preserve"> S88 </w:delText>
        </w:r>
        <w:r>
          <w:rPr>
            <w:rFonts w:ascii="微软雅黑" w:eastAsia="微软雅黑" w:hAnsi="微软雅黑" w:hint="eastAsia"/>
            <w:color w:val="222222"/>
          </w:rPr>
          <w:delText>登录页）；第</w:delText>
        </w:r>
        <w:r>
          <w:rPr>
            <w:rFonts w:ascii="微软雅黑" w:eastAsia="微软雅黑" w:hAnsi="微软雅黑" w:hint="eastAsia"/>
            <w:color w:val="222222"/>
          </w:rPr>
          <w:delText xml:space="preserve"> 6 </w:delText>
        </w:r>
        <w:r>
          <w:rPr>
            <w:rFonts w:ascii="微软雅黑" w:eastAsia="微软雅黑" w:hAnsi="微软雅黑" w:hint="eastAsia"/>
            <w:color w:val="222222"/>
          </w:rPr>
          <w:delText>章测试实际结果、缺陷登记与测试结论已于</w:delText>
        </w:r>
        <w:r>
          <w:rPr>
            <w:rFonts w:ascii="微软雅黑" w:eastAsia="微软雅黑" w:hAnsi="微软雅黑" w:hint="eastAsia"/>
            <w:color w:val="222222"/>
          </w:rPr>
          <w:delText xml:space="preserve"> 2026-09-12 S50 </w:delText>
        </w:r>
        <w:r>
          <w:rPr>
            <w:rFonts w:ascii="微软雅黑" w:eastAsia="微软雅黑" w:hAnsi="微软雅黑" w:hint="eastAsia"/>
            <w:color w:val="222222"/>
          </w:rPr>
          <w:delText>执行后据实回填，</w:delText>
        </w:r>
        <w:r>
          <w:rPr>
            <w:rFonts w:ascii="微软雅黑" w:eastAsia="微软雅黑" w:hAnsi="微软雅黑" w:hint="eastAsia"/>
            <w:color w:val="222222"/>
          </w:rPr>
          <w:delText xml:space="preserve">v0.6 </w:delText>
        </w:r>
        <w:r>
          <w:rPr>
            <w:rFonts w:ascii="微软雅黑" w:eastAsia="微软雅黑" w:hAnsi="微软雅黑" w:hint="eastAsia"/>
            <w:color w:val="222222"/>
          </w:rPr>
          <w:delText>迭代（</w:delText>
        </w:r>
        <w:r>
          <w:rPr>
            <w:rFonts w:ascii="微软雅黑" w:eastAsia="微软雅黑" w:hAnsi="微软雅黑" w:hint="eastAsia"/>
            <w:color w:val="222222"/>
          </w:rPr>
          <w:delText>S61</w:delText>
        </w:r>
      </w:del>
      <w:r>
        <w:rPr>
          <w:rFonts w:ascii="微软雅黑" w:eastAsia="微软雅黑" w:hAnsi="微软雅黑" w:hint="eastAsia"/>
          <w:color w:val="222222"/>
        </w:rPr>
        <w:t>S64</w:t>
      </w:r>
      <w:r>
        <w:rPr>
          <w:rFonts w:ascii="微软雅黑" w:eastAsia="微软雅黑" w:hAnsi="微软雅黑" w:hint="eastAsia"/>
          <w:color w:val="222222"/>
        </w:rPr>
        <w:t>）与课程四项要求（</w:t>
      </w:r>
      <w:r>
        <w:rPr>
          <w:rFonts w:ascii="微软雅黑" w:eastAsia="微软雅黑" w:hAnsi="微软雅黑" w:hint="eastAsia"/>
          <w:color w:val="222222"/>
        </w:rPr>
        <w:t>S85~S88</w:t>
      </w:r>
      <w:r>
        <w:rPr>
          <w:rFonts w:ascii="微软雅黑" w:eastAsia="微软雅黑" w:hAnsi="微软雅黑" w:hint="eastAsia"/>
          <w:color w:val="222222"/>
        </w:rPr>
        <w:t>：日志归档查询、多设备并发压测、备份恢复演示、简单权限认证）的实测结论已同步——课程明确要求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如实记录项目遇到的问题，不虚构测试结果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，本章所有数字均可由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docker/init/accept-s50-*.ps1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accept-v06.ps1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accept-s86-pt8.ps1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accept-s88.ps1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restore-demo.ps1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与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test/jmeter/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下资产复现。</w:t>
      </w:r>
    </w:p>
    <w:p w14:paraId="052B8B79" w14:textId="77777777" w:rsidR="008D7DB7" w:rsidRDefault="008D7DB7">
      <w:pPr>
        <w:spacing w:before="360" w:after="360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7679D18D">
          <v:rect id="_x0000_i1026" style="width:0;height:1.5pt" o:hralign="center" o:hrstd="t" o:hr="t" fillcolor="#a0a0a0" stroked="f"/>
        </w:pict>
      </w:r>
    </w:p>
    <w:p w14:paraId="7292551B" w14:textId="77777777" w:rsidR="008D7DB7" w:rsidRDefault="008D7DB7">
      <w:pPr>
        <w:pStyle w:val="2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第</w:t>
      </w:r>
      <w:r>
        <w:rPr>
          <w:rFonts w:ascii="微软雅黑" w:eastAsia="微软雅黑" w:hAnsi="微软雅黑" w:hint="eastAsia"/>
          <w:color w:val="222222"/>
        </w:rPr>
        <w:t xml:space="preserve"> 1 </w:t>
      </w:r>
      <w:r>
        <w:rPr>
          <w:rFonts w:ascii="微软雅黑" w:eastAsia="微软雅黑" w:hAnsi="微软雅黑" w:hint="eastAsia"/>
          <w:color w:val="222222"/>
        </w:rPr>
        <w:t>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绪论</w:t>
      </w:r>
    </w:p>
    <w:p w14:paraId="72D7D6D4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1.1 </w:t>
      </w:r>
      <w:r>
        <w:rPr>
          <w:rFonts w:ascii="微软雅黑" w:eastAsia="微软雅黑" w:hAnsi="微软雅黑" w:hint="eastAsia"/>
          <w:color w:val="222222"/>
        </w:rPr>
        <w:t>项目背景与意义</w:t>
      </w:r>
    </w:p>
    <w:p w14:paraId="5D59841E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园区（产业园区、科技园、大型厂区）安防的传统做法以固定摄像头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人工巡逻为主，长期存在三类结构性痛点：</w:t>
      </w:r>
    </w:p>
    <w:p w14:paraId="4E2E4B8A" w14:textId="77777777" w:rsidR="008D7DB7" w:rsidRDefault="008D7DB7">
      <w:pPr>
        <w:numPr>
          <w:ilvl w:val="0"/>
          <w:numId w:val="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覆盖盲区大</w:t>
      </w:r>
      <w:r>
        <w:rPr>
          <w:rFonts w:ascii="微软雅黑" w:eastAsia="微软雅黑" w:hAnsi="微软雅黑" w:hint="eastAsia"/>
          <w:color w:val="222222"/>
        </w:rPr>
        <w:t>：固定摄像头存在视角与布线盲区，周界长、角落多的园区难以全量覆盖；夜间与恶劣天气下视频有效性进一步下降；</w:t>
      </w:r>
    </w:p>
    <w:p w14:paraId="6114C266" w14:textId="77777777" w:rsidR="008D7DB7" w:rsidRDefault="008D7DB7">
      <w:pPr>
        <w:numPr>
          <w:ilvl w:val="0"/>
          <w:numId w:val="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响应链条长</w:t>
      </w:r>
      <w:r>
        <w:rPr>
          <w:rFonts w:ascii="微软雅黑" w:eastAsia="微软雅黑" w:hAnsi="微软雅黑" w:hint="eastAsia"/>
          <w:color w:val="222222"/>
        </w:rPr>
        <w:t>：发现异常（周界入侵、烟火、设备过热）后，仍需人员从值班室赶到现场确认，误报消耗大量人力，真警又常常错过黄金处置窗口；</w:t>
      </w:r>
    </w:p>
    <w:p w14:paraId="7472B804" w14:textId="77777777" w:rsidR="008D7DB7" w:rsidRDefault="008D7DB7">
      <w:pPr>
        <w:numPr>
          <w:ilvl w:val="0"/>
          <w:numId w:val="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lastRenderedPageBreak/>
        <w:t>数据孤岛</w:t>
      </w:r>
      <w:r>
        <w:rPr>
          <w:rFonts w:ascii="微软雅黑" w:eastAsia="微软雅黑" w:hAnsi="微软雅黑" w:hint="eastAsia"/>
          <w:color w:val="222222"/>
        </w:rPr>
        <w:t>：视频、门禁、传感器各自为政，告警缺乏统一汇聚、检索与统计手段，事后追溯困难。</w:t>
      </w:r>
    </w:p>
    <w:p w14:paraId="700A600B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本项目对应课程选题一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无人机</w:t>
      </w:r>
      <w:r>
        <w:rPr>
          <w:rFonts w:ascii="微软雅黑" w:eastAsia="微软雅黑" w:hAnsi="微软雅黑" w:hint="eastAsia"/>
          <w:color w:val="222222"/>
        </w:rPr>
        <w:t>-</w:t>
      </w:r>
      <w:r>
        <w:rPr>
          <w:rFonts w:ascii="微软雅黑" w:eastAsia="微软雅黑" w:hAnsi="微软雅黑" w:hint="eastAsia"/>
          <w:color w:val="222222"/>
        </w:rPr>
        <w:t>机器狗空地协同巡检集成平台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，以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Style w:val="a4"/>
          <w:rFonts w:ascii="微软雅黑" w:eastAsia="微软雅黑" w:hAnsi="微软雅黑" w:hint="eastAsia"/>
          <w:color w:val="222222"/>
        </w:rPr>
        <w:t>高空广域发现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+ </w:t>
      </w:r>
      <w:r>
        <w:rPr>
          <w:rStyle w:val="a4"/>
          <w:rFonts w:ascii="微软雅黑" w:eastAsia="微软雅黑" w:hAnsi="微软雅黑" w:hint="eastAsia"/>
          <w:color w:val="222222"/>
        </w:rPr>
        <w:t>地面抵近复核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的空地协同模式回应上述痛点：无人机执行空中巡检，凭借广视角快速发现周界入侵、烟火等疑似事件；平台自动把</w:t>
      </w:r>
      <w:r>
        <w:rPr>
          <w:rStyle w:val="a4"/>
          <w:rFonts w:ascii="微软雅黑" w:eastAsia="微软雅黑" w:hAnsi="微软雅黑" w:hint="eastAsia"/>
          <w:color w:val="222222"/>
        </w:rPr>
        <w:t>地理上最近的机器狗</w:t>
      </w:r>
      <w:r>
        <w:rPr>
          <w:rFonts w:ascii="微软雅黑" w:eastAsia="微软雅黑" w:hAnsi="微软雅黑" w:hint="eastAsia"/>
          <w:color w:val="222222"/>
        </w:rPr>
        <w:t>派往告警点，用红外传感抵近复核、回传结论与证据图，形成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发现—派单—复核—处置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的完整闭环。系统按照《企业应用开发实践》课程要求，集成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Hadoop HDFS</w:t>
      </w:r>
      <w:r>
        <w:rPr>
          <w:rStyle w:val="a4"/>
          <w:rFonts w:ascii="微软雅黑" w:eastAsia="微软雅黑" w:hAnsi="微软雅黑" w:hint="eastAsia"/>
          <w:color w:val="222222"/>
        </w:rPr>
        <w:t>、</w:t>
      </w:r>
      <w:r>
        <w:rPr>
          <w:rStyle w:val="a4"/>
          <w:rFonts w:ascii="微软雅黑" w:eastAsia="微软雅黑" w:hAnsi="微软雅黑" w:hint="eastAsia"/>
          <w:color w:val="222222"/>
        </w:rPr>
        <w:t>MongoDB</w:t>
      </w:r>
      <w:r>
        <w:rPr>
          <w:rStyle w:val="a4"/>
          <w:rFonts w:ascii="微软雅黑" w:eastAsia="微软雅黑" w:hAnsi="微软雅黑" w:hint="eastAsia"/>
          <w:color w:val="222222"/>
        </w:rPr>
        <w:t>、</w:t>
      </w:r>
      <w:r>
        <w:rPr>
          <w:rStyle w:val="a4"/>
          <w:rFonts w:ascii="微软雅黑" w:eastAsia="微软雅黑" w:hAnsi="微软雅黑" w:hint="eastAsia"/>
          <w:color w:val="222222"/>
        </w:rPr>
        <w:t>Kafka</w:t>
      </w:r>
      <w:r>
        <w:rPr>
          <w:rStyle w:val="a4"/>
          <w:rFonts w:ascii="微软雅黑" w:eastAsia="微软雅黑" w:hAnsi="微软雅黑" w:hint="eastAsia"/>
          <w:color w:val="222222"/>
        </w:rPr>
        <w:t>、</w:t>
      </w:r>
      <w:r>
        <w:rPr>
          <w:rStyle w:val="a4"/>
          <w:rFonts w:ascii="微软雅黑" w:eastAsia="微软雅黑" w:hAnsi="微软雅黑" w:hint="eastAsia"/>
          <w:color w:val="222222"/>
        </w:rPr>
        <w:t>Elasticsearch</w:t>
      </w:r>
      <w:r>
        <w:rPr>
          <w:rStyle w:val="a4"/>
          <w:rFonts w:ascii="微软雅黑" w:eastAsia="微软雅黑" w:hAnsi="微软雅黑" w:hint="eastAsia"/>
          <w:color w:val="222222"/>
        </w:rPr>
        <w:t>、</w:t>
      </w:r>
      <w:r>
        <w:rPr>
          <w:rStyle w:val="a4"/>
          <w:rFonts w:ascii="微软雅黑" w:eastAsia="微软雅黑" w:hAnsi="微软雅黑" w:hint="eastAsia"/>
          <w:color w:val="222222"/>
        </w:rPr>
        <w:t>Kibana</w:t>
      </w:r>
      <w:r>
        <w:rPr>
          <w:rStyle w:val="a4"/>
          <w:rFonts w:ascii="微软雅黑" w:eastAsia="微软雅黑" w:hAnsi="微软雅黑" w:hint="eastAsia"/>
          <w:color w:val="222222"/>
        </w:rPr>
        <w:t>、</w:t>
      </w:r>
      <w:r>
        <w:rPr>
          <w:rStyle w:val="a4"/>
          <w:rFonts w:ascii="微软雅黑" w:eastAsia="微软雅黑" w:hAnsi="微软雅黑" w:hint="eastAsia"/>
          <w:color w:val="222222"/>
        </w:rPr>
        <w:t>Nginx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六大组件，实现影像分布式存储、业务数据持久化、消息异步流转、多维检索、可视化分析与统一网关接入，从而同时达成课程目标（大组件集成实践）与业务目标（可演示的园区安防闭环）。</w:t>
      </w:r>
    </w:p>
    <w:p w14:paraId="59138A18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1.2 </w:t>
      </w:r>
      <w:r>
        <w:rPr>
          <w:rFonts w:ascii="微软雅黑" w:eastAsia="微软雅黑" w:hAnsi="微软雅黑" w:hint="eastAsia"/>
          <w:color w:val="222222"/>
        </w:rPr>
        <w:t>课题任务与目标</w:t>
      </w:r>
    </w:p>
    <w:p w14:paraId="5DA59D8C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任务来源</w:t>
      </w:r>
      <w:r>
        <w:rPr>
          <w:rFonts w:ascii="微软雅黑" w:eastAsia="微软雅黑" w:hAnsi="微软雅黑" w:hint="eastAsia"/>
          <w:color w:val="222222"/>
        </w:rPr>
        <w:t>：课程任务书选题一（推荐基础题）。要求基于六大组件构建可运行的集成平台，覆盖设备接入、消息流转、分布式存储、检索分析、网关访问与</w:t>
      </w:r>
      <w:r>
        <w:rPr>
          <w:rFonts w:ascii="微软雅黑" w:eastAsia="微软雅黑" w:hAnsi="微软雅黑" w:hint="eastAsia"/>
          <w:color w:val="222222"/>
        </w:rPr>
        <w:t xml:space="preserve"> Web </w:t>
      </w:r>
      <w:r>
        <w:rPr>
          <w:rFonts w:ascii="微软雅黑" w:eastAsia="微软雅黑" w:hAnsi="微软雅黑" w:hint="eastAsia"/>
          <w:color w:val="222222"/>
        </w:rPr>
        <w:t>可视化，并通过系统测试验证需求达成度。</w:t>
      </w:r>
    </w:p>
    <w:p w14:paraId="3599F41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建设目标</w:t>
      </w:r>
      <w:r>
        <w:rPr>
          <w:rFonts w:ascii="微软雅黑" w:eastAsia="微软雅黑" w:hAnsi="微软雅黑" w:hint="eastAsia"/>
          <w:color w:val="222222"/>
        </w:rPr>
        <w:t>：</w:t>
      </w:r>
    </w:p>
    <w:p w14:paraId="6E366707" w14:textId="77777777" w:rsidR="008D7DB7" w:rsidRDefault="008D7DB7">
      <w:pPr>
        <w:numPr>
          <w:ilvl w:val="0"/>
          <w:numId w:val="2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功能目标</w:t>
      </w:r>
      <w:r>
        <w:rPr>
          <w:rFonts w:ascii="微软雅黑" w:eastAsia="微软雅黑" w:hAnsi="微软雅黑" w:hint="eastAsia"/>
          <w:color w:val="222222"/>
        </w:rPr>
        <w:t>（详见第</w:t>
      </w:r>
      <w:r>
        <w:rPr>
          <w:rFonts w:ascii="微软雅黑" w:eastAsia="微软雅黑" w:hAnsi="微软雅黑" w:hint="eastAsia"/>
          <w:color w:val="222222"/>
        </w:rPr>
        <w:t xml:space="preserve"> 3 </w:t>
      </w:r>
      <w:r>
        <w:rPr>
          <w:rFonts w:ascii="微软雅黑" w:eastAsia="微软雅黑" w:hAnsi="微软雅黑" w:hint="eastAsia"/>
          <w:color w:val="222222"/>
        </w:rPr>
        <w:t>章</w:t>
      </w:r>
      <w:r>
        <w:rPr>
          <w:rFonts w:ascii="微软雅黑" w:eastAsia="微软雅黑" w:hAnsi="微软雅黑" w:hint="eastAsia"/>
          <w:color w:val="222222"/>
        </w:rPr>
        <w:t xml:space="preserve"> FR-1~FR-6</w:t>
      </w:r>
      <w:r>
        <w:rPr>
          <w:rFonts w:ascii="微软雅黑" w:eastAsia="微软雅黑" w:hAnsi="微软雅黑" w:hint="eastAsia"/>
          <w:color w:val="222222"/>
        </w:rPr>
        <w:t>）：无人机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机器狗仿真设备注册、心跳与遥测上报、故障注入；指令下行与任务执行回执；巡检影像入</w:t>
      </w:r>
      <w:r>
        <w:rPr>
          <w:rFonts w:ascii="微软雅黑" w:eastAsia="微软雅黑" w:hAnsi="微软雅黑" w:hint="eastAsia"/>
          <w:color w:val="222222"/>
        </w:rPr>
        <w:t xml:space="preserve"> HDFS</w:t>
      </w:r>
      <w:r>
        <w:rPr>
          <w:rFonts w:ascii="微软雅黑" w:eastAsia="微软雅黑" w:hAnsi="微软雅黑" w:hint="eastAsia"/>
          <w:color w:val="222222"/>
        </w:rPr>
        <w:t>、业务数据入</w:t>
      </w:r>
      <w:r>
        <w:rPr>
          <w:rFonts w:ascii="微软雅黑" w:eastAsia="微软雅黑" w:hAnsi="微软雅黑" w:hint="eastAsia"/>
          <w:color w:val="222222"/>
        </w:rPr>
        <w:t xml:space="preserve"> MongoDB</w:t>
      </w:r>
      <w:r>
        <w:rPr>
          <w:rFonts w:ascii="微软雅黑" w:eastAsia="微软雅黑" w:hAnsi="微软雅黑" w:hint="eastAsia"/>
          <w:color w:val="222222"/>
        </w:rPr>
        <w:t>；告警多维组合检索（类型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等级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时间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地理半径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关键词）与聚合统计；</w:t>
      </w:r>
      <w:r>
        <w:rPr>
          <w:rFonts w:ascii="微软雅黑" w:eastAsia="微软雅黑" w:hAnsi="微软雅黑" w:hint="eastAsia"/>
          <w:color w:val="222222"/>
        </w:rPr>
        <w:t xml:space="preserve">Nginx </w:t>
      </w:r>
      <w:r>
        <w:rPr>
          <w:rFonts w:ascii="微软雅黑" w:eastAsia="微软雅黑" w:hAnsi="微软雅黑" w:hint="eastAsia"/>
          <w:color w:val="222222"/>
        </w:rPr>
        <w:t>网关（负载均衡、限流、故障转移）；</w:t>
      </w:r>
      <w:r>
        <w:rPr>
          <w:rFonts w:ascii="微软雅黑" w:eastAsia="微软雅黑" w:hAnsi="微软雅黑" w:hint="eastAsia"/>
          <w:color w:val="222222"/>
        </w:rPr>
        <w:t xml:space="preserve">Web </w:t>
      </w:r>
      <w:r>
        <w:rPr>
          <w:rFonts w:ascii="微软雅黑" w:eastAsia="微软雅黑" w:hAnsi="微软雅黑" w:hint="eastAsia"/>
          <w:color w:val="222222"/>
        </w:rPr>
        <w:t>可视化（设备地图、任务跟踪、告警证据链、统计看板）。</w:t>
      </w:r>
    </w:p>
    <w:p w14:paraId="381B72BA" w14:textId="77777777" w:rsidR="008D7DB7" w:rsidRDefault="008D7DB7">
      <w:pPr>
        <w:numPr>
          <w:ilvl w:val="0"/>
          <w:numId w:val="2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性能与可靠性目标</w:t>
      </w:r>
      <w:r>
        <w:rPr>
          <w:rFonts w:ascii="微软雅黑" w:eastAsia="微软雅黑" w:hAnsi="微软雅黑" w:hint="eastAsia"/>
          <w:color w:val="222222"/>
        </w:rPr>
        <w:t>（详见第</w:t>
      </w:r>
      <w:r>
        <w:rPr>
          <w:rFonts w:ascii="微软雅黑" w:eastAsia="微软雅黑" w:hAnsi="微软雅黑" w:hint="eastAsia"/>
          <w:color w:val="222222"/>
        </w:rPr>
        <w:t xml:space="preserve"> 3 </w:t>
      </w:r>
      <w:r>
        <w:rPr>
          <w:rFonts w:ascii="微软雅黑" w:eastAsia="微软雅黑" w:hAnsi="微软雅黑" w:hint="eastAsia"/>
          <w:color w:val="222222"/>
        </w:rPr>
        <w:t>章指标）：遥测端到端时延</w:t>
      </w:r>
      <w:r>
        <w:rPr>
          <w:rFonts w:ascii="微软雅黑" w:eastAsia="微软雅黑" w:hAnsi="微软雅黑" w:hint="eastAsia"/>
          <w:color w:val="222222"/>
        </w:rPr>
        <w:t xml:space="preserve"> P95 &lt; 1.5 s</w:t>
      </w:r>
      <w:r>
        <w:rPr>
          <w:rFonts w:ascii="微软雅黑" w:eastAsia="微软雅黑" w:hAnsi="微软雅黑" w:hint="eastAsia"/>
          <w:color w:val="222222"/>
        </w:rPr>
        <w:t>；检索接口</w:t>
      </w:r>
      <w:r>
        <w:rPr>
          <w:rFonts w:ascii="微软雅黑" w:eastAsia="微软雅黑" w:hAnsi="微软雅黑" w:hint="eastAsia"/>
          <w:color w:val="222222"/>
        </w:rPr>
        <w:t xml:space="preserve"> P95 &lt; 500 ms</w:t>
      </w:r>
      <w:r>
        <w:rPr>
          <w:rFonts w:ascii="微软雅黑" w:eastAsia="微软雅黑" w:hAnsi="微软雅黑" w:hint="eastAsia"/>
          <w:color w:val="222222"/>
        </w:rPr>
        <w:t>；并发上报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≥</w:t>
      </w:r>
      <w:r>
        <w:rPr>
          <w:rFonts w:ascii="微软雅黑" w:eastAsia="微软雅黑" w:hAnsi="微软雅黑" w:hint="eastAsia"/>
          <w:color w:val="222222"/>
        </w:rPr>
        <w:t xml:space="preserve"> 50 msg/s </w:t>
      </w:r>
      <w:r>
        <w:rPr>
          <w:rFonts w:ascii="微软雅黑" w:eastAsia="微软雅黑" w:hAnsi="微软雅黑" w:hint="eastAsia"/>
          <w:color w:val="222222"/>
        </w:rPr>
        <w:t>零丢失；网关吞吐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≥</w:t>
      </w:r>
      <w:r>
        <w:rPr>
          <w:rFonts w:ascii="微软雅黑" w:eastAsia="微软雅黑" w:hAnsi="微软雅黑" w:hint="eastAsia"/>
          <w:color w:val="222222"/>
        </w:rPr>
        <w:t xml:space="preserve"> 200 QPS</w:t>
      </w:r>
      <w:r>
        <w:rPr>
          <w:rFonts w:ascii="微软雅黑" w:eastAsia="微软雅黑" w:hAnsi="微软雅黑" w:hint="eastAsia"/>
          <w:color w:val="222222"/>
        </w:rPr>
        <w:t>；负载均衡与单实例故障转移生效；</w:t>
      </w:r>
      <w:r>
        <w:rPr>
          <w:rFonts w:ascii="微软雅黑" w:eastAsia="微软雅黑" w:hAnsi="微软雅黑" w:hint="eastAsia"/>
          <w:color w:val="222222"/>
        </w:rPr>
        <w:t xml:space="preserve">MongoDB </w:t>
      </w:r>
      <w:r>
        <w:rPr>
          <w:rFonts w:ascii="微软雅黑" w:eastAsia="微软雅黑" w:hAnsi="微软雅黑" w:hint="eastAsia"/>
          <w:color w:val="222222"/>
        </w:rPr>
        <w:t>权威数据与</w:t>
      </w:r>
      <w:r>
        <w:rPr>
          <w:rFonts w:ascii="微软雅黑" w:eastAsia="微软雅黑" w:hAnsi="微软雅黑" w:hint="eastAsia"/>
          <w:color w:val="222222"/>
        </w:rPr>
        <w:t xml:space="preserve"> ES </w:t>
      </w:r>
      <w:r>
        <w:rPr>
          <w:rFonts w:ascii="微软雅黑" w:eastAsia="微软雅黑" w:hAnsi="微软雅黑" w:hint="eastAsia"/>
          <w:color w:val="222222"/>
        </w:rPr>
        <w:t>检索副本记录数偏差为</w:t>
      </w:r>
      <w:r>
        <w:rPr>
          <w:rFonts w:ascii="微软雅黑" w:eastAsia="微软雅黑" w:hAnsi="微软雅黑" w:hint="eastAsia"/>
          <w:color w:val="222222"/>
        </w:rPr>
        <w:t xml:space="preserve"> 0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100D14B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核心业务闭环</w:t>
      </w:r>
      <w:r>
        <w:rPr>
          <w:rFonts w:ascii="微软雅黑" w:eastAsia="微软雅黑" w:hAnsi="微软雅黑" w:hint="eastAsia"/>
          <w:color w:val="222222"/>
        </w:rPr>
        <w:t>：仿真设备心跳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遥测经</w:t>
      </w:r>
      <w:r>
        <w:rPr>
          <w:rFonts w:ascii="微软雅黑" w:eastAsia="微软雅黑" w:hAnsi="微软雅黑" w:hint="eastAsia"/>
          <w:color w:val="222222"/>
        </w:rPr>
        <w:t xml:space="preserve"> Kafka </w:t>
      </w:r>
      <w:r>
        <w:rPr>
          <w:rFonts w:ascii="微软雅黑" w:eastAsia="微软雅黑" w:hAnsi="微软雅黑" w:hint="eastAsia"/>
          <w:color w:val="222222"/>
        </w:rPr>
        <w:t>接入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无人机巡检产生告警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平台三写（</w:t>
      </w:r>
      <w:r>
        <w:rPr>
          <w:rFonts w:ascii="微软雅黑" w:eastAsia="微软雅黑" w:hAnsi="微软雅黑" w:hint="eastAsia"/>
          <w:color w:val="222222"/>
        </w:rPr>
        <w:t xml:space="preserve">HDFS </w:t>
      </w:r>
      <w:r>
        <w:rPr>
          <w:rFonts w:ascii="微软雅黑" w:eastAsia="微软雅黑" w:hAnsi="微软雅黑" w:hint="eastAsia"/>
          <w:color w:val="222222"/>
        </w:rPr>
        <w:t>证据图、</w:t>
      </w:r>
      <w:r>
        <w:rPr>
          <w:rFonts w:ascii="微软雅黑" w:eastAsia="微软雅黑" w:hAnsi="微软雅黑" w:hint="eastAsia"/>
          <w:color w:val="222222"/>
        </w:rPr>
        <w:t xml:space="preserve">MongoDB </w:t>
      </w:r>
      <w:r>
        <w:rPr>
          <w:rFonts w:ascii="微软雅黑" w:eastAsia="微软雅黑" w:hAnsi="微软雅黑" w:hint="eastAsia"/>
          <w:color w:val="222222"/>
        </w:rPr>
        <w:t>权威记录、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Fonts w:ascii="微软雅黑" w:eastAsia="微软雅黑" w:hAnsi="微软雅黑" w:hint="eastAsia"/>
          <w:color w:val="222222"/>
        </w:rPr>
        <w:t>检索副本）并自动派最近机器狗复核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机器狗回执驱动任务完成并回填复核结论与红外复核图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前端</w:t>
      </w:r>
      <w:r>
        <w:rPr>
          <w:rFonts w:ascii="微软雅黑" w:eastAsia="微软雅黑" w:hAnsi="微软雅黑" w:hint="eastAsia"/>
          <w:color w:val="222222"/>
        </w:rPr>
        <w:lastRenderedPageBreak/>
        <w:t>证据链展示与统计看板呈现。该闭环中每一步的状态流转均由消息回执驱动，是第</w:t>
      </w:r>
      <w:r>
        <w:rPr>
          <w:rFonts w:ascii="微软雅黑" w:eastAsia="微软雅黑" w:hAnsi="微软雅黑" w:hint="eastAsia"/>
          <w:color w:val="222222"/>
        </w:rPr>
        <w:t xml:space="preserve"> 4~6 </w:t>
      </w:r>
      <w:r>
        <w:rPr>
          <w:rFonts w:ascii="微软雅黑" w:eastAsia="微软雅黑" w:hAnsi="微软雅黑" w:hint="eastAsia"/>
          <w:color w:val="222222"/>
        </w:rPr>
        <w:t>章设计与测试的主线。</w:t>
      </w:r>
    </w:p>
    <w:p w14:paraId="60E0DE2A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1.3 </w:t>
      </w:r>
      <w:r>
        <w:rPr>
          <w:rFonts w:ascii="微软雅黑" w:eastAsia="微软雅黑" w:hAnsi="微软雅黑" w:hint="eastAsia"/>
          <w:color w:val="222222"/>
        </w:rPr>
        <w:t>国内外研究与应用现状</w:t>
      </w:r>
    </w:p>
    <w:p w14:paraId="2DB7CCBF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无人机巡检</w:t>
      </w:r>
      <w:r>
        <w:rPr>
          <w:rFonts w:ascii="微软雅黑" w:eastAsia="微软雅黑" w:hAnsi="微软雅黑" w:hint="eastAsia"/>
          <w:color w:val="222222"/>
        </w:rPr>
        <w:t>：以多旋翼无人机为载体的工业巡检（电力、光伏、园区安防）已进入规模化应用阶段，主流厂商产品普遍支持航线规划、自动巡航、</w:t>
      </w:r>
      <w:r>
        <w:rPr>
          <w:rFonts w:ascii="微软雅黑" w:eastAsia="微软雅黑" w:hAnsi="微软雅黑" w:hint="eastAsia"/>
          <w:color w:val="222222"/>
        </w:rPr>
        <w:t xml:space="preserve">AI </w:t>
      </w:r>
      <w:r>
        <w:rPr>
          <w:rFonts w:ascii="微软雅黑" w:eastAsia="微软雅黑" w:hAnsi="微软雅黑" w:hint="eastAsia"/>
          <w:color w:val="222222"/>
        </w:rPr>
        <w:t>图像识别与云端任务管理。其价值点与本项目一致：高频广域覆盖、无人化作业；其局限也一致：续航短、无法抵近地面交互。</w:t>
      </w:r>
    </w:p>
    <w:p w14:paraId="7F368CE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四足机器人与地面复核</w:t>
      </w:r>
      <w:r>
        <w:rPr>
          <w:rFonts w:ascii="微软雅黑" w:eastAsia="微软雅黑" w:hAnsi="微软雅黑" w:hint="eastAsia"/>
          <w:color w:val="222222"/>
        </w:rPr>
        <w:t>：四足机器人（机器狗）在工业场景的应用近年快速升温，具备越障能力与狭小空间通过性，可携带红外热成像、气体传感器等载荷执行厂区巡逻与定点核查。公开报道的落地场景包括变电站巡检、厂区夜间巡逻等；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无人机发现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机器狗复核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的协同模式是工业界正在探索的方向，本项目的仿真实现即对标该模式。</w:t>
      </w:r>
    </w:p>
    <w:p w14:paraId="6AC8921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大数据组件生态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Hadoop HDFS </w:t>
      </w:r>
      <w:r>
        <w:rPr>
          <w:rFonts w:ascii="微软雅黑" w:eastAsia="微软雅黑" w:hAnsi="微软雅黑" w:hint="eastAsia"/>
          <w:color w:val="222222"/>
        </w:rPr>
        <w:t>是事实标准的分布式文件系统；</w:t>
      </w:r>
      <w:r>
        <w:rPr>
          <w:rFonts w:ascii="微软雅黑" w:eastAsia="微软雅黑" w:hAnsi="微软雅黑" w:hint="eastAsia"/>
          <w:color w:val="222222"/>
        </w:rPr>
        <w:t xml:space="preserve">MongoDB </w:t>
      </w:r>
      <w:r>
        <w:rPr>
          <w:rFonts w:ascii="微软雅黑" w:eastAsia="微软雅黑" w:hAnsi="微软雅黑" w:hint="eastAsia"/>
          <w:color w:val="222222"/>
        </w:rPr>
        <w:t>是文档型数据库代表；</w:t>
      </w:r>
      <w:r>
        <w:rPr>
          <w:rFonts w:ascii="微软雅黑" w:eastAsia="微软雅黑" w:hAnsi="微软雅黑" w:hint="eastAsia"/>
          <w:color w:val="222222"/>
        </w:rPr>
        <w:t xml:space="preserve">Kafka </w:t>
      </w:r>
      <w:r>
        <w:rPr>
          <w:rFonts w:ascii="微软雅黑" w:eastAsia="微软雅黑" w:hAnsi="微软雅黑" w:hint="eastAsia"/>
          <w:color w:val="222222"/>
        </w:rPr>
        <w:t>是流式消息事实标准；</w:t>
      </w:r>
      <w:r>
        <w:rPr>
          <w:rFonts w:ascii="微软雅黑" w:eastAsia="微软雅黑" w:hAnsi="微软雅黑" w:hint="eastAsia"/>
          <w:color w:val="222222"/>
        </w:rPr>
        <w:t xml:space="preserve">Elasticsearch/Kibana </w:t>
      </w:r>
      <w:r>
        <w:rPr>
          <w:rFonts w:ascii="微软雅黑" w:eastAsia="微软雅黑" w:hAnsi="微软雅黑" w:hint="eastAsia"/>
          <w:color w:val="222222"/>
        </w:rPr>
        <w:t>组合是日志与事件检索分析的主流选型；</w:t>
      </w:r>
      <w:r>
        <w:rPr>
          <w:rFonts w:ascii="微软雅黑" w:eastAsia="微软雅黑" w:hAnsi="微软雅黑" w:hint="eastAsia"/>
          <w:color w:val="222222"/>
        </w:rPr>
        <w:t xml:space="preserve">Nginx </w:t>
      </w:r>
      <w:r>
        <w:rPr>
          <w:rFonts w:ascii="微软雅黑" w:eastAsia="微软雅黑" w:hAnsi="微软雅黑" w:hint="eastAsia"/>
          <w:color w:val="222222"/>
        </w:rPr>
        <w:t>是应用最广的反向代理。本项目将六者按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影像进</w:t>
      </w:r>
      <w:r>
        <w:rPr>
          <w:rFonts w:ascii="微软雅黑" w:eastAsia="微软雅黑" w:hAnsi="微软雅黑" w:hint="eastAsia"/>
          <w:color w:val="222222"/>
        </w:rPr>
        <w:t xml:space="preserve"> HDFS</w:t>
      </w:r>
      <w:r>
        <w:rPr>
          <w:rFonts w:ascii="微软雅黑" w:eastAsia="微软雅黑" w:hAnsi="微软雅黑" w:hint="eastAsia"/>
          <w:color w:val="222222"/>
        </w:rPr>
        <w:t>、台账进</w:t>
      </w:r>
      <w:r>
        <w:rPr>
          <w:rFonts w:ascii="微软雅黑" w:eastAsia="微软雅黑" w:hAnsi="微软雅黑" w:hint="eastAsia"/>
          <w:color w:val="222222"/>
        </w:rPr>
        <w:t xml:space="preserve"> MongoDB</w:t>
      </w:r>
      <w:r>
        <w:rPr>
          <w:rFonts w:ascii="微软雅黑" w:eastAsia="微软雅黑" w:hAnsi="微软雅黑" w:hint="eastAsia"/>
          <w:color w:val="222222"/>
        </w:rPr>
        <w:t>、消息走</w:t>
      </w:r>
      <w:r>
        <w:rPr>
          <w:rFonts w:ascii="微软雅黑" w:eastAsia="微软雅黑" w:hAnsi="微软雅黑" w:hint="eastAsia"/>
          <w:color w:val="222222"/>
        </w:rPr>
        <w:t xml:space="preserve"> Kafka</w:t>
      </w:r>
      <w:r>
        <w:rPr>
          <w:rFonts w:ascii="微软雅黑" w:eastAsia="微软雅黑" w:hAnsi="微软雅黑" w:hint="eastAsia"/>
          <w:color w:val="222222"/>
        </w:rPr>
        <w:t>、检索走</w:t>
      </w:r>
      <w:r>
        <w:rPr>
          <w:rFonts w:ascii="微软雅黑" w:eastAsia="微软雅黑" w:hAnsi="微软雅黑" w:hint="eastAsia"/>
          <w:color w:val="222222"/>
        </w:rPr>
        <w:t xml:space="preserve"> ES</w:t>
      </w:r>
      <w:r>
        <w:rPr>
          <w:rFonts w:ascii="微软雅黑" w:eastAsia="微软雅黑" w:hAnsi="微软雅黑" w:hint="eastAsia"/>
          <w:color w:val="222222"/>
        </w:rPr>
        <w:t>、分析走</w:t>
      </w:r>
      <w:r>
        <w:rPr>
          <w:rFonts w:ascii="微软雅黑" w:eastAsia="微软雅黑" w:hAnsi="微软雅黑" w:hint="eastAsia"/>
          <w:color w:val="222222"/>
        </w:rPr>
        <w:t xml:space="preserve"> Kibana</w:t>
      </w:r>
      <w:r>
        <w:rPr>
          <w:rFonts w:ascii="微软雅黑" w:eastAsia="微软雅黑" w:hAnsi="微软雅黑" w:hint="eastAsia"/>
          <w:color w:val="222222"/>
        </w:rPr>
        <w:t>、入口走</w:t>
      </w:r>
      <w:r>
        <w:rPr>
          <w:rFonts w:ascii="微软雅黑" w:eastAsia="微软雅黑" w:hAnsi="微软雅黑" w:hint="eastAsia"/>
          <w:color w:val="222222"/>
        </w:rPr>
        <w:t xml:space="preserve"> Nginx"</w:t>
      </w:r>
      <w:r>
        <w:rPr>
          <w:rFonts w:ascii="微软雅黑" w:eastAsia="微软雅黑" w:hAnsi="微软雅黑" w:hint="eastAsia"/>
          <w:color w:val="222222"/>
        </w:rPr>
        <w:t>的职责边界集成（详见第</w:t>
      </w:r>
      <w:r>
        <w:rPr>
          <w:rFonts w:ascii="微软雅黑" w:eastAsia="微软雅黑" w:hAnsi="微软雅黑" w:hint="eastAsia"/>
          <w:color w:val="222222"/>
        </w:rPr>
        <w:t xml:space="preserve"> 2 </w:t>
      </w:r>
      <w:r>
        <w:rPr>
          <w:rFonts w:ascii="微软雅黑" w:eastAsia="微软雅黑" w:hAnsi="微软雅黑" w:hint="eastAsia"/>
          <w:color w:val="222222"/>
        </w:rPr>
        <w:t>章与第</w:t>
      </w:r>
      <w:r>
        <w:rPr>
          <w:rFonts w:ascii="微软雅黑" w:eastAsia="微软雅黑" w:hAnsi="微软雅黑" w:hint="eastAsia"/>
          <w:color w:val="222222"/>
        </w:rPr>
        <w:t xml:space="preserve"> 4 </w:t>
      </w:r>
      <w:r>
        <w:rPr>
          <w:rFonts w:ascii="微软雅黑" w:eastAsia="微软雅黑" w:hAnsi="微软雅黑" w:hint="eastAsia"/>
          <w:color w:val="222222"/>
        </w:rPr>
        <w:t>章）。</w:t>
      </w:r>
    </w:p>
    <w:p w14:paraId="2B999FA0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1.4 </w:t>
      </w:r>
      <w:r>
        <w:rPr>
          <w:rFonts w:ascii="微软雅黑" w:eastAsia="微软雅黑" w:hAnsi="微软雅黑" w:hint="eastAsia"/>
          <w:color w:val="222222"/>
        </w:rPr>
        <w:t>主要工作与成果</w:t>
      </w:r>
    </w:p>
    <w:p w14:paraId="3F8D8F2C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本项目按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自下而上逐层验证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的路线推进（环境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最小链路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业务全量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前端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测试），主要工作与成果如下：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5398"/>
        <w:gridCol w:w="2254"/>
      </w:tblGrid>
      <w:tr w:rsidR="00000000" w14:paraId="4BB270F9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BA60D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阶段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226B2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主要工作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76915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成果（实测口径，详见第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 xml:space="preserve"> 5/6 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章）</w:t>
            </w:r>
          </w:p>
        </w:tc>
      </w:tr>
      <w:tr w:rsidR="00000000" w14:paraId="5C98C2C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A4ED6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环境搭建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3466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六组件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Docker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编排（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HDFS/Mongo/Kafka/ES/Kibana/Nginx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）与初始化脚本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4588A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容器健康运行、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rs0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副本集、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个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主题、一键可复现</w:t>
            </w:r>
          </w:p>
        </w:tc>
      </w:tr>
      <w:tr w:rsidR="00000000" w14:paraId="4073A8E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75A1D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最小链路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CE828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仿真心跳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遥测生产者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后端消费落库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网关验证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71812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数据全链路打通，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v0.3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里程碑</w:t>
            </w:r>
          </w:p>
        </w:tc>
      </w:tr>
      <w:tr w:rsidR="00000000" w14:paraId="32CF472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237E8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业务全量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BB093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告警三写、指令下行、任务回执状态机、离线检测、复核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派单闭环（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v0.6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ik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中文分词（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v0.6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5D77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台仿真设备（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狗）持续在线，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v0.4/v0.5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里程碑</w:t>
            </w:r>
          </w:p>
        </w:tc>
      </w:tr>
      <w:tr w:rsidR="00000000" w14:paraId="034BB78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E9342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前端可视化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83851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Vue3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五页面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Leaflet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地图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ECharts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961FB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设备地图、任务跟踪、告警证据链、统计看板</w:t>
            </w:r>
          </w:p>
        </w:tc>
      </w:tr>
      <w:tr w:rsidR="00000000" w14:paraId="359897A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CD70A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系统测试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681EC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TC001</w:t>
            </w:r>
            <w:del w:id="2" w:author="Unknown">
              <w:r>
                <w:rPr>
                  <w:rFonts w:ascii="微软雅黑" w:eastAsia="微软雅黑" w:hAnsi="微软雅黑" w:hint="eastAsia"/>
                  <w:color w:val="222222"/>
                  <w:sz w:val="20"/>
                  <w:szCs w:val="20"/>
                </w:rPr>
                <w:delText>TC034</w:delText>
              </w:r>
              <w:r>
                <w:rPr>
                  <w:rFonts w:ascii="微软雅黑" w:eastAsia="微软雅黑" w:hAnsi="微软雅黑" w:hint="eastAsia"/>
                  <w:color w:val="222222"/>
                  <w:sz w:val="20"/>
                  <w:szCs w:val="20"/>
                </w:rPr>
                <w:delText>、</w:delText>
              </w:r>
              <w:r>
                <w:rPr>
                  <w:rFonts w:ascii="微软雅黑" w:eastAsia="微软雅黑" w:hAnsi="微软雅黑" w:hint="eastAsia"/>
                  <w:color w:val="222222"/>
                  <w:sz w:val="20"/>
                  <w:szCs w:val="20"/>
                </w:rPr>
                <w:delText>IT001</w:delText>
              </w:r>
            </w:del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IT015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PT001~PT007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全量执行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725E4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功能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34/34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、接口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14/15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项为设计差异）、性能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7/7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全过</w:t>
            </w:r>
          </w:p>
        </w:tc>
      </w:tr>
    </w:tbl>
    <w:p w14:paraId="39FDBE66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关键实测指标：检索</w:t>
      </w:r>
      <w:r>
        <w:rPr>
          <w:rFonts w:ascii="微软雅黑" w:eastAsia="微软雅黑" w:hAnsi="微软雅黑" w:hint="eastAsia"/>
          <w:color w:val="222222"/>
        </w:rPr>
        <w:t xml:space="preserve"> P95 </w:t>
      </w:r>
      <w:r>
        <w:rPr>
          <w:rStyle w:val="a4"/>
          <w:rFonts w:ascii="微软雅黑" w:eastAsia="微软雅黑" w:hAnsi="微软雅黑" w:hint="eastAsia"/>
          <w:color w:val="222222"/>
        </w:rPr>
        <w:t>28 ms</w:t>
      </w:r>
      <w:r>
        <w:rPr>
          <w:rFonts w:ascii="微软雅黑" w:eastAsia="微软雅黑" w:hAnsi="微软雅黑" w:hint="eastAsia"/>
          <w:color w:val="222222"/>
        </w:rPr>
        <w:t>（目标</w:t>
      </w:r>
      <w:r>
        <w:rPr>
          <w:rFonts w:ascii="微软雅黑" w:eastAsia="微软雅黑" w:hAnsi="微软雅黑" w:hint="eastAsia"/>
          <w:color w:val="222222"/>
        </w:rPr>
        <w:t xml:space="preserve"> 500 ms</w:t>
      </w:r>
      <w:r>
        <w:rPr>
          <w:rFonts w:ascii="微软雅黑" w:eastAsia="微软雅黑" w:hAnsi="微软雅黑" w:hint="eastAsia"/>
          <w:color w:val="222222"/>
        </w:rPr>
        <w:t>）、网关吞吐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2,632 rps</w:t>
      </w:r>
      <w:r>
        <w:rPr>
          <w:rFonts w:ascii="微软雅黑" w:eastAsia="微软雅黑" w:hAnsi="微软雅黑" w:hint="eastAsia"/>
          <w:color w:val="222222"/>
        </w:rPr>
        <w:t>（目标</w:t>
      </w:r>
      <w:r>
        <w:rPr>
          <w:rFonts w:ascii="微软雅黑" w:eastAsia="微软雅黑" w:hAnsi="微软雅黑" w:hint="eastAsia"/>
          <w:color w:val="222222"/>
        </w:rPr>
        <w:t xml:space="preserve"> 200 QPS</w:t>
      </w:r>
      <w:r>
        <w:rPr>
          <w:rFonts w:ascii="微软雅黑" w:eastAsia="微软雅黑" w:hAnsi="微软雅黑" w:hint="eastAsia"/>
          <w:color w:val="222222"/>
        </w:rPr>
        <w:t>）、遥测批量零丢失、限流与故障转移生效（第</w:t>
      </w:r>
      <w:r>
        <w:rPr>
          <w:rFonts w:ascii="微软雅黑" w:eastAsia="微软雅黑" w:hAnsi="微软雅黑" w:hint="eastAsia"/>
          <w:color w:val="222222"/>
        </w:rPr>
        <w:t xml:space="preserve"> 6 </w:t>
      </w:r>
      <w:r>
        <w:rPr>
          <w:rFonts w:ascii="微软雅黑" w:eastAsia="微软雅黑" w:hAnsi="微软雅黑" w:hint="eastAsia"/>
          <w:color w:val="222222"/>
        </w:rPr>
        <w:t>章）。测试期间共登记缺陷</w:t>
      </w:r>
      <w:r>
        <w:rPr>
          <w:rFonts w:ascii="微软雅黑" w:eastAsia="微软雅黑" w:hAnsi="微软雅黑" w:hint="eastAsia"/>
          <w:color w:val="222222"/>
        </w:rPr>
        <w:t xml:space="preserve"> 8 </w:t>
      </w:r>
      <w:r>
        <w:rPr>
          <w:rFonts w:ascii="微软雅黑" w:eastAsia="微软雅黑" w:hAnsi="微软雅黑" w:hint="eastAsia"/>
          <w:color w:val="222222"/>
        </w:rPr>
        <w:t>项（</w:t>
      </w:r>
      <w:r>
        <w:rPr>
          <w:rFonts w:ascii="微软雅黑" w:eastAsia="微软雅黑" w:hAnsi="微软雅黑" w:hint="eastAsia"/>
          <w:color w:val="222222"/>
        </w:rPr>
        <w:t>BUG-001~008</w:t>
      </w:r>
      <w:r>
        <w:rPr>
          <w:rFonts w:ascii="微软雅黑" w:eastAsia="微软雅黑" w:hAnsi="微软雅黑" w:hint="eastAsia"/>
          <w:color w:val="222222"/>
        </w:rPr>
        <w:t>），修复</w:t>
      </w:r>
      <w:r>
        <w:rPr>
          <w:rFonts w:ascii="微软雅黑" w:eastAsia="微软雅黑" w:hAnsi="微软雅黑" w:hint="eastAsia"/>
          <w:color w:val="222222"/>
        </w:rPr>
        <w:t xml:space="preserve"> 7 </w:t>
      </w:r>
      <w:r>
        <w:rPr>
          <w:rFonts w:ascii="微软雅黑" w:eastAsia="微软雅黑" w:hAnsi="微软雅黑" w:hint="eastAsia"/>
          <w:color w:val="222222"/>
        </w:rPr>
        <w:t>项、设计差异</w:t>
      </w:r>
      <w:r>
        <w:rPr>
          <w:rFonts w:ascii="微软雅黑" w:eastAsia="微软雅黑" w:hAnsi="微软雅黑" w:hint="eastAsia"/>
          <w:color w:val="222222"/>
        </w:rPr>
        <w:t xml:space="preserve"> 1 </w:t>
      </w:r>
      <w:r>
        <w:rPr>
          <w:rFonts w:ascii="微软雅黑" w:eastAsia="微软雅黑" w:hAnsi="微软雅黑" w:hint="eastAsia"/>
          <w:color w:val="222222"/>
        </w:rPr>
        <w:t>项（注册端点由心跳驱动），其中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设备列表</w:t>
      </w:r>
      <w:r>
        <w:rPr>
          <w:rFonts w:ascii="微软雅黑" w:eastAsia="微软雅黑" w:hAnsi="微软雅黑" w:hint="eastAsia"/>
          <w:color w:val="222222"/>
        </w:rPr>
        <w:t xml:space="preserve"> 888.8 ms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复合索引</w:t>
      </w:r>
      <w:r>
        <w:rPr>
          <w:rFonts w:ascii="微软雅黑" w:eastAsia="微软雅黑" w:hAnsi="微软雅黑" w:hint="eastAsia"/>
          <w:color w:val="222222"/>
        </w:rPr>
        <w:t xml:space="preserve"> 36.3 ms"</w:t>
      </w:r>
      <w:r>
        <w:rPr>
          <w:rFonts w:ascii="微软雅黑" w:eastAsia="微软雅黑" w:hAnsi="微软雅黑" w:hint="eastAsia"/>
          <w:color w:val="222222"/>
        </w:rPr>
        <w:t>的优化路径完整演示了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先测量、再定位、后优化、再复测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的方法论。</w:t>
      </w:r>
    </w:p>
    <w:p w14:paraId="567E30C3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1.5 </w:t>
      </w:r>
      <w:r>
        <w:rPr>
          <w:rFonts w:ascii="微软雅黑" w:eastAsia="微软雅黑" w:hAnsi="微软雅黑" w:hint="eastAsia"/>
          <w:color w:val="222222"/>
        </w:rPr>
        <w:t>报告组织结构</w:t>
      </w:r>
    </w:p>
    <w:p w14:paraId="42217D49" w14:textId="77777777" w:rsidR="008D7DB7" w:rsidRDefault="008D7DB7">
      <w:pPr>
        <w:numPr>
          <w:ilvl w:val="0"/>
          <w:numId w:val="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第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1 </w:t>
      </w:r>
      <w:r>
        <w:rPr>
          <w:rStyle w:val="a4"/>
          <w:rFonts w:ascii="微软雅黑" w:eastAsia="微软雅黑" w:hAnsi="微软雅黑" w:hint="eastAsia"/>
          <w:color w:val="222222"/>
        </w:rPr>
        <w:t>章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绪论</w:t>
      </w:r>
      <w:r>
        <w:rPr>
          <w:rFonts w:ascii="微软雅黑" w:eastAsia="微软雅黑" w:hAnsi="微软雅黑" w:hint="eastAsia"/>
          <w:color w:val="222222"/>
        </w:rPr>
        <w:t>：背景、任务、现状、成果与本结构；</w:t>
      </w:r>
    </w:p>
    <w:p w14:paraId="19D02832" w14:textId="77777777" w:rsidR="008D7DB7" w:rsidRDefault="008D7DB7">
      <w:pPr>
        <w:numPr>
          <w:ilvl w:val="0"/>
          <w:numId w:val="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第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2 </w:t>
      </w:r>
      <w:r>
        <w:rPr>
          <w:rStyle w:val="a4"/>
          <w:rFonts w:ascii="微软雅黑" w:eastAsia="微软雅黑" w:hAnsi="微软雅黑" w:hint="eastAsia"/>
          <w:color w:val="222222"/>
        </w:rPr>
        <w:t>章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相关技术基础</w:t>
      </w:r>
      <w:r>
        <w:rPr>
          <w:rFonts w:ascii="微软雅黑" w:eastAsia="微软雅黑" w:hAnsi="微软雅黑" w:hint="eastAsia"/>
          <w:color w:val="222222"/>
        </w:rPr>
        <w:t>：六组件与</w:t>
      </w:r>
      <w:r>
        <w:rPr>
          <w:rFonts w:ascii="微软雅黑" w:eastAsia="微软雅黑" w:hAnsi="微软雅黑" w:hint="eastAsia"/>
          <w:color w:val="222222"/>
        </w:rPr>
        <w:t xml:space="preserve"> Docker </w:t>
      </w:r>
      <w:r>
        <w:rPr>
          <w:rFonts w:ascii="微软雅黑" w:eastAsia="微软雅黑" w:hAnsi="微软雅黑" w:hint="eastAsia"/>
          <w:color w:val="222222"/>
        </w:rPr>
        <w:t>的核心原理及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本项目定位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；</w:t>
      </w:r>
    </w:p>
    <w:p w14:paraId="61A2D55D" w14:textId="77777777" w:rsidR="008D7DB7" w:rsidRDefault="008D7DB7">
      <w:pPr>
        <w:numPr>
          <w:ilvl w:val="0"/>
          <w:numId w:val="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第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3 </w:t>
      </w:r>
      <w:r>
        <w:rPr>
          <w:rStyle w:val="a4"/>
          <w:rFonts w:ascii="微软雅黑" w:eastAsia="微软雅黑" w:hAnsi="微软雅黑" w:hint="eastAsia"/>
          <w:color w:val="222222"/>
        </w:rPr>
        <w:t>章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需求分析</w:t>
      </w:r>
      <w:r>
        <w:rPr>
          <w:rFonts w:ascii="微软雅黑" w:eastAsia="微软雅黑" w:hAnsi="微软雅黑" w:hint="eastAsia"/>
          <w:color w:val="222222"/>
        </w:rPr>
        <w:t>：功能需求</w:t>
      </w:r>
      <w:r>
        <w:rPr>
          <w:rFonts w:ascii="微软雅黑" w:eastAsia="微软雅黑" w:hAnsi="微软雅黑" w:hint="eastAsia"/>
          <w:color w:val="222222"/>
        </w:rPr>
        <w:t xml:space="preserve"> FR-1~FR-6</w:t>
      </w:r>
      <w:r>
        <w:rPr>
          <w:rFonts w:ascii="微软雅黑" w:eastAsia="微软雅黑" w:hAnsi="微软雅黑" w:hint="eastAsia"/>
          <w:color w:val="222222"/>
        </w:rPr>
        <w:t>、非功能指标与可行性分析；</w:t>
      </w:r>
    </w:p>
    <w:p w14:paraId="3EE02A66" w14:textId="77777777" w:rsidR="008D7DB7" w:rsidRDefault="008D7DB7">
      <w:pPr>
        <w:numPr>
          <w:ilvl w:val="0"/>
          <w:numId w:val="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lastRenderedPageBreak/>
        <w:t>第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 </w:t>
      </w:r>
      <w:r>
        <w:rPr>
          <w:rStyle w:val="a4"/>
          <w:rFonts w:ascii="微软雅黑" w:eastAsia="微软雅黑" w:hAnsi="微软雅黑" w:hint="eastAsia"/>
          <w:color w:val="222222"/>
        </w:rPr>
        <w:t>章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系统总体设计</w:t>
      </w:r>
      <w:r>
        <w:rPr>
          <w:rFonts w:ascii="微软雅黑" w:eastAsia="微软雅黑" w:hAnsi="微软雅黑" w:hint="eastAsia"/>
          <w:color w:val="222222"/>
        </w:rPr>
        <w:t>：总体架构、数据设计、部署拓扑与关键技术设计；</w:t>
      </w:r>
    </w:p>
    <w:p w14:paraId="38C76E30" w14:textId="77777777" w:rsidR="008D7DB7" w:rsidRDefault="008D7DB7">
      <w:pPr>
        <w:numPr>
          <w:ilvl w:val="0"/>
          <w:numId w:val="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第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5 </w:t>
      </w:r>
      <w:r>
        <w:rPr>
          <w:rStyle w:val="a4"/>
          <w:rFonts w:ascii="微软雅黑" w:eastAsia="微软雅黑" w:hAnsi="微软雅黑" w:hint="eastAsia"/>
          <w:color w:val="222222"/>
        </w:rPr>
        <w:t>章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系统详细设计与实现</w:t>
      </w:r>
      <w:r>
        <w:rPr>
          <w:rFonts w:ascii="微软雅黑" w:eastAsia="微软雅黑" w:hAnsi="微软雅黑" w:hint="eastAsia"/>
          <w:color w:val="222222"/>
        </w:rPr>
        <w:t>：七模块详细设计与关键实现、疑难预案；</w:t>
      </w:r>
    </w:p>
    <w:p w14:paraId="55DAE6D3" w14:textId="77777777" w:rsidR="008D7DB7" w:rsidRDefault="008D7DB7">
      <w:pPr>
        <w:numPr>
          <w:ilvl w:val="0"/>
          <w:numId w:val="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第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6 </w:t>
      </w:r>
      <w:r>
        <w:rPr>
          <w:rStyle w:val="a4"/>
          <w:rFonts w:ascii="微软雅黑" w:eastAsia="微软雅黑" w:hAnsi="微软雅黑" w:hint="eastAsia"/>
          <w:color w:val="222222"/>
        </w:rPr>
        <w:t>章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系统测试与优化</w:t>
      </w:r>
      <w:r>
        <w:rPr>
          <w:rFonts w:ascii="微软雅黑" w:eastAsia="微软雅黑" w:hAnsi="微软雅黑" w:hint="eastAsia"/>
          <w:color w:val="222222"/>
        </w:rPr>
        <w:t>：测试方案、用例执行、结果分析与优化对比；</w:t>
      </w:r>
    </w:p>
    <w:p w14:paraId="49D6201E" w14:textId="77777777" w:rsidR="008D7DB7" w:rsidRDefault="008D7DB7">
      <w:pPr>
        <w:numPr>
          <w:ilvl w:val="0"/>
          <w:numId w:val="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第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7 </w:t>
      </w:r>
      <w:r>
        <w:rPr>
          <w:rStyle w:val="a4"/>
          <w:rFonts w:ascii="微软雅黑" w:eastAsia="微软雅黑" w:hAnsi="微软雅黑" w:hint="eastAsia"/>
          <w:color w:val="222222"/>
        </w:rPr>
        <w:t>章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总结与展望</w:t>
      </w:r>
      <w:r>
        <w:rPr>
          <w:rFonts w:ascii="微软雅黑" w:eastAsia="微软雅黑" w:hAnsi="微软雅黑" w:hint="eastAsia"/>
          <w:color w:val="222222"/>
        </w:rPr>
        <w:t>：工作总结、不足与改进方向、展望。</w:t>
      </w:r>
    </w:p>
    <w:p w14:paraId="369AF537" w14:textId="77777777" w:rsidR="008D7DB7" w:rsidRDefault="008D7DB7">
      <w:pPr>
        <w:spacing w:before="360" w:after="360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3A690BA8">
          <v:rect id="_x0000_i1027" style="width:0;height:1.5pt" o:hralign="center" o:hrstd="t" o:hr="t" fillcolor="#a0a0a0" stroked="f"/>
        </w:pict>
      </w:r>
    </w:p>
    <w:p w14:paraId="71BE2268" w14:textId="77777777" w:rsidR="008D7DB7" w:rsidRDefault="008D7DB7">
      <w:pPr>
        <w:pStyle w:val="2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第</w:t>
      </w:r>
      <w:r>
        <w:rPr>
          <w:rFonts w:ascii="微软雅黑" w:eastAsia="微软雅黑" w:hAnsi="微软雅黑" w:hint="eastAsia"/>
          <w:color w:val="222222"/>
        </w:rPr>
        <w:t xml:space="preserve"> 2 </w:t>
      </w:r>
      <w:r>
        <w:rPr>
          <w:rFonts w:ascii="微软雅黑" w:eastAsia="微软雅黑" w:hAnsi="微软雅黑" w:hint="eastAsia"/>
          <w:color w:val="222222"/>
        </w:rPr>
        <w:t>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相关技术基础</w:t>
      </w:r>
    </w:p>
    <w:p w14:paraId="263AF16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本章只阐述与</w:t>
      </w:r>
      <w:r>
        <w:rPr>
          <w:rStyle w:val="a4"/>
          <w:rFonts w:ascii="微软雅黑" w:eastAsia="微软雅黑" w:hAnsi="微软雅黑" w:hint="eastAsia"/>
          <w:color w:val="222222"/>
        </w:rPr>
        <w:t>本项目实际用到的能力</w:t>
      </w:r>
      <w:r>
        <w:rPr>
          <w:rFonts w:ascii="微软雅黑" w:eastAsia="微软雅黑" w:hAnsi="微软雅黑" w:hint="eastAsia"/>
          <w:color w:val="222222"/>
        </w:rPr>
        <w:t>直接相关的技术要点，不做组件百科式罗列。每一节收尾都给出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本项目定位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，即该组件在架构中承担的</w:t>
      </w:r>
      <w:r>
        <w:rPr>
          <w:rStyle w:val="a4"/>
          <w:rFonts w:ascii="微软雅黑" w:eastAsia="微软雅黑" w:hAnsi="微软雅黑" w:hint="eastAsia"/>
          <w:color w:val="222222"/>
        </w:rPr>
        <w:t>唯一职责</w:t>
      </w:r>
      <w:r>
        <w:rPr>
          <w:rFonts w:ascii="微软雅黑" w:eastAsia="微软雅黑" w:hAnsi="微软雅黑" w:hint="eastAsia"/>
          <w:color w:val="222222"/>
        </w:rPr>
        <w:t>，避免出现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为了用而用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的堆砌。</w:t>
      </w:r>
    </w:p>
    <w:p w14:paraId="3E4C05E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本章导读：六组件速览</w:t>
      </w:r>
    </w:p>
    <w:p w14:paraId="058BA167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在进入各组件细节之前，先建立整体图景。平台强制使用的六个组件各司其职，速览如下：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3452"/>
        <w:gridCol w:w="3268"/>
      </w:tblGrid>
      <w:tr w:rsidR="00000000" w14:paraId="7BD40099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BB932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组件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093BD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一句话定位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49D74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本项目职责</w:t>
            </w:r>
          </w:p>
        </w:tc>
      </w:tr>
      <w:tr w:rsidR="00000000" w14:paraId="3D098B2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27F6E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Hadoop HDFS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38B9F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分布式文件系统：大文件分块、多副本存储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43FB3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巡检影像等非结构化大文件的可靠存储</w:t>
            </w:r>
          </w:p>
        </w:tc>
      </w:tr>
      <w:tr w:rsidR="00000000" w14:paraId="40A4DEA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2C420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ED6E0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文档型分布式数据库：无固定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Schema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A366A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设备、任务、告警、心跳等结构化业务数据</w:t>
            </w:r>
          </w:p>
        </w:tc>
      </w:tr>
      <w:tr w:rsidR="00000000" w14:paraId="7C96261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FF181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Kafka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4C1F9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分布式消息中间件：高吞吐异步队列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65D48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设备上报与指令下发的解耦通道，削峰填谷</w:t>
            </w:r>
          </w:p>
        </w:tc>
      </w:tr>
      <w:tr w:rsidR="00000000" w14:paraId="58D99D7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410AC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Elasticsearch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47C2B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基于倒排索引的分布式检索引擎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05F6C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告警事件的多维组合检索与聚合统计</w:t>
            </w:r>
          </w:p>
        </w:tc>
      </w:tr>
      <w:tr w:rsidR="00000000" w14:paraId="690F3A0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79CDC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Kibana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D7D09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Elasticsearch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官方可视化工具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6AECE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告警类型、时间趋势、地理分布的仪表盘</w:t>
            </w:r>
          </w:p>
        </w:tc>
      </w:tr>
      <w:tr w:rsidR="00000000" w14:paraId="3997491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32E04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Nginx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D3290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反向代理与负载均衡网关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D91F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对外唯一入口：请求分发、限流、静态托管</w:t>
            </w:r>
          </w:p>
        </w:tc>
      </w:tr>
    </w:tbl>
    <w:p w14:paraId="7BDB4BBE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数据流可概括为一句话：</w:t>
      </w:r>
      <w:r>
        <w:rPr>
          <w:rStyle w:val="a4"/>
          <w:rFonts w:ascii="微软雅黑" w:eastAsia="微软雅黑" w:hAnsi="微软雅黑" w:hint="eastAsia"/>
          <w:color w:val="222222"/>
        </w:rPr>
        <w:t>设备数据经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Kafka </w:t>
      </w:r>
      <w:r>
        <w:rPr>
          <w:rStyle w:val="a4"/>
          <w:rFonts w:ascii="微软雅黑" w:eastAsia="微软雅黑" w:hAnsi="微软雅黑" w:hint="eastAsia"/>
          <w:color w:val="222222"/>
        </w:rPr>
        <w:t>进入平台，影像本体入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HDFS</w:t>
      </w:r>
      <w:r>
        <w:rPr>
          <w:rStyle w:val="a4"/>
          <w:rFonts w:ascii="微软雅黑" w:eastAsia="微软雅黑" w:hAnsi="微软雅黑" w:hint="eastAsia"/>
          <w:color w:val="222222"/>
        </w:rPr>
        <w:t>、业务台账入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MongoDB</w:t>
      </w:r>
      <w:r>
        <w:rPr>
          <w:rStyle w:val="a4"/>
          <w:rFonts w:ascii="微软雅黑" w:eastAsia="微软雅黑" w:hAnsi="微软雅黑" w:hint="eastAsia"/>
          <w:color w:val="222222"/>
        </w:rPr>
        <w:t>、告警检索副本入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Elasticsearch</w:t>
      </w:r>
      <w:r>
        <w:rPr>
          <w:rStyle w:val="a4"/>
          <w:rFonts w:ascii="微软雅黑" w:eastAsia="微软雅黑" w:hAnsi="微软雅黑" w:hint="eastAsia"/>
          <w:color w:val="222222"/>
        </w:rPr>
        <w:t>，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Kibana </w:t>
      </w:r>
      <w:r>
        <w:rPr>
          <w:rStyle w:val="a4"/>
          <w:rFonts w:ascii="微软雅黑" w:eastAsia="微软雅黑" w:hAnsi="微软雅黑" w:hint="eastAsia"/>
          <w:color w:val="222222"/>
        </w:rPr>
        <w:t>与自研前端负责展示，一切外部访问经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Nginx </w:t>
      </w:r>
      <w:r>
        <w:rPr>
          <w:rStyle w:val="a4"/>
          <w:rFonts w:ascii="微软雅黑" w:eastAsia="微软雅黑" w:hAnsi="微软雅黑" w:hint="eastAsia"/>
          <w:color w:val="222222"/>
        </w:rPr>
        <w:t>统一进出</w:t>
      </w:r>
      <w:r>
        <w:rPr>
          <w:rFonts w:ascii="微软雅黑" w:eastAsia="微软雅黑" w:hAnsi="微软雅黑" w:hint="eastAsia"/>
          <w:color w:val="222222"/>
        </w:rPr>
        <w:t>。另外，</w:t>
      </w:r>
      <w:r>
        <w:rPr>
          <w:rFonts w:ascii="微软雅黑" w:eastAsia="微软雅黑" w:hAnsi="微软雅黑" w:hint="eastAsia"/>
          <w:color w:val="222222"/>
        </w:rPr>
        <w:t>Docker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2.6 </w:t>
      </w:r>
      <w:r>
        <w:rPr>
          <w:rFonts w:ascii="微软雅黑" w:eastAsia="微软雅黑" w:hAnsi="微软雅黑" w:hint="eastAsia"/>
          <w:color w:val="222222"/>
        </w:rPr>
        <w:t>节）虽不在六组件之列，却承载全部组件——每个组件独立容器化运行，实现版本隔离与一键启停。</w:t>
      </w:r>
    </w:p>
    <w:p w14:paraId="26F5C32B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理解本架构的三个关键分工，后文各节会反复出现：</w:t>
      </w:r>
    </w:p>
    <w:p w14:paraId="3D4D07F0" w14:textId="77777777" w:rsidR="008D7DB7" w:rsidRDefault="008D7DB7">
      <w:pPr>
        <w:numPr>
          <w:ilvl w:val="0"/>
          <w:numId w:val="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HDFS </w:t>
      </w:r>
      <w:r>
        <w:rPr>
          <w:rStyle w:val="a4"/>
          <w:rFonts w:ascii="微软雅黑" w:eastAsia="微软雅黑" w:hAnsi="微软雅黑" w:hint="eastAsia"/>
          <w:color w:val="222222"/>
        </w:rPr>
        <w:t>存本体、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MongoDB </w:t>
      </w:r>
      <w:r>
        <w:rPr>
          <w:rStyle w:val="a4"/>
          <w:rFonts w:ascii="微软雅黑" w:eastAsia="微软雅黑" w:hAnsi="微软雅黑" w:hint="eastAsia"/>
          <w:color w:val="222222"/>
        </w:rPr>
        <w:t>存元数据</w:t>
      </w:r>
      <w:r>
        <w:rPr>
          <w:rFonts w:ascii="微软雅黑" w:eastAsia="微软雅黑" w:hAnsi="微软雅黑" w:hint="eastAsia"/>
          <w:color w:val="222222"/>
        </w:rPr>
        <w:t>——</w:t>
      </w:r>
      <w:r>
        <w:rPr>
          <w:rFonts w:ascii="微软雅黑" w:eastAsia="微软雅黑" w:hAnsi="微软雅黑" w:hint="eastAsia"/>
          <w:color w:val="222222"/>
        </w:rPr>
        <w:t xml:space="preserve">HDFS </w:t>
      </w:r>
      <w:r>
        <w:rPr>
          <w:rFonts w:ascii="微软雅黑" w:eastAsia="微软雅黑" w:hAnsi="微软雅黑" w:hint="eastAsia"/>
          <w:color w:val="222222"/>
        </w:rPr>
        <w:t>擅长顺序读写大文件但检索能力弱，图片的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信息卡片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（路径、坐标、</w:t>
      </w:r>
      <w:r>
        <w:rPr>
          <w:rFonts w:ascii="微软雅黑" w:eastAsia="微软雅黑" w:hAnsi="微软雅黑" w:hint="eastAsia"/>
          <w:color w:val="222222"/>
        </w:rPr>
        <w:t>MD5</w:t>
      </w:r>
      <w:r>
        <w:rPr>
          <w:rFonts w:ascii="微软雅黑" w:eastAsia="微软雅黑" w:hAnsi="微软雅黑" w:hint="eastAsia"/>
          <w:color w:val="222222"/>
        </w:rPr>
        <w:t>）存入</w:t>
      </w:r>
      <w:r>
        <w:rPr>
          <w:rFonts w:ascii="微软雅黑" w:eastAsia="微软雅黑" w:hAnsi="微软雅黑" w:hint="eastAsia"/>
          <w:color w:val="222222"/>
        </w:rPr>
        <w:t xml:space="preserve"> MongoDB</w:t>
      </w:r>
      <w:r>
        <w:rPr>
          <w:rFonts w:ascii="微软雅黑" w:eastAsia="微软雅黑" w:hAnsi="微软雅黑" w:hint="eastAsia"/>
          <w:color w:val="222222"/>
        </w:rPr>
        <w:t>，检索永不直接触碰</w:t>
      </w:r>
      <w:r>
        <w:rPr>
          <w:rFonts w:ascii="微软雅黑" w:eastAsia="微软雅黑" w:hAnsi="微软雅黑" w:hint="eastAsia"/>
          <w:color w:val="222222"/>
        </w:rPr>
        <w:t xml:space="preserve"> HDFS</w:t>
      </w:r>
      <w:r>
        <w:rPr>
          <w:rFonts w:ascii="微软雅黑" w:eastAsia="微软雅黑" w:hAnsi="微软雅黑" w:hint="eastAsia"/>
          <w:color w:val="222222"/>
        </w:rPr>
        <w:t>（详见</w:t>
      </w:r>
      <w:r>
        <w:rPr>
          <w:rFonts w:ascii="微软雅黑" w:eastAsia="微软雅黑" w:hAnsi="微软雅黑" w:hint="eastAsia"/>
          <w:color w:val="222222"/>
        </w:rPr>
        <w:t xml:space="preserve"> 2.1.3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 xml:space="preserve">2.2.2 </w:t>
      </w:r>
      <w:r>
        <w:rPr>
          <w:rFonts w:ascii="微软雅黑" w:eastAsia="微软雅黑" w:hAnsi="微软雅黑" w:hint="eastAsia"/>
          <w:color w:val="222222"/>
        </w:rPr>
        <w:t>节）；</w:t>
      </w:r>
    </w:p>
    <w:p w14:paraId="4F364852" w14:textId="77777777" w:rsidR="008D7DB7" w:rsidRDefault="008D7DB7">
      <w:pPr>
        <w:numPr>
          <w:ilvl w:val="0"/>
          <w:numId w:val="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MongoDB </w:t>
      </w:r>
      <w:r>
        <w:rPr>
          <w:rStyle w:val="a4"/>
          <w:rFonts w:ascii="微软雅黑" w:eastAsia="微软雅黑" w:hAnsi="微软雅黑" w:hint="eastAsia"/>
          <w:color w:val="222222"/>
        </w:rPr>
        <w:t>是权威账本、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ES </w:t>
      </w:r>
      <w:r>
        <w:rPr>
          <w:rStyle w:val="a4"/>
          <w:rFonts w:ascii="微软雅黑" w:eastAsia="微软雅黑" w:hAnsi="微软雅黑" w:hint="eastAsia"/>
          <w:color w:val="222222"/>
        </w:rPr>
        <w:t>是检索副本</w:t>
      </w:r>
      <w:r>
        <w:rPr>
          <w:rFonts w:ascii="微软雅黑" w:eastAsia="微软雅黑" w:hAnsi="微软雅黑" w:hint="eastAsia"/>
          <w:color w:val="222222"/>
        </w:rPr>
        <w:t>——同一份告警两处保存但职责不同：</w:t>
      </w:r>
      <w:r>
        <w:rPr>
          <w:rFonts w:ascii="微软雅黑" w:eastAsia="微软雅黑" w:hAnsi="微软雅黑" w:hint="eastAsia"/>
          <w:color w:val="222222"/>
        </w:rPr>
        <w:t xml:space="preserve">MongoDB </w:t>
      </w:r>
      <w:r>
        <w:rPr>
          <w:rFonts w:ascii="微软雅黑" w:eastAsia="微软雅黑" w:hAnsi="微软雅黑" w:hint="eastAsia"/>
          <w:color w:val="222222"/>
        </w:rPr>
        <w:t>保证写入一致性与完整字段，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Fonts w:ascii="微软雅黑" w:eastAsia="微软雅黑" w:hAnsi="微软雅黑" w:hint="eastAsia"/>
          <w:color w:val="222222"/>
        </w:rPr>
        <w:t>换取多维检索性能，允许秒级不一致（详见</w:t>
      </w:r>
      <w:r>
        <w:rPr>
          <w:rFonts w:ascii="微软雅黑" w:eastAsia="微软雅黑" w:hAnsi="微软雅黑" w:hint="eastAsia"/>
          <w:color w:val="222222"/>
        </w:rPr>
        <w:t xml:space="preserve"> 2.5.2 </w:t>
      </w:r>
      <w:r>
        <w:rPr>
          <w:rFonts w:ascii="微软雅黑" w:eastAsia="微软雅黑" w:hAnsi="微软雅黑" w:hint="eastAsia"/>
          <w:color w:val="222222"/>
        </w:rPr>
        <w:t>节）；</w:t>
      </w:r>
    </w:p>
    <w:p w14:paraId="70814C3A" w14:textId="77777777" w:rsidR="008D7DB7" w:rsidRDefault="008D7DB7">
      <w:pPr>
        <w:numPr>
          <w:ilvl w:val="0"/>
          <w:numId w:val="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Kibana </w:t>
      </w:r>
      <w:r>
        <w:rPr>
          <w:rStyle w:val="a4"/>
          <w:rFonts w:ascii="微软雅黑" w:eastAsia="微软雅黑" w:hAnsi="微软雅黑" w:hint="eastAsia"/>
          <w:color w:val="222222"/>
        </w:rPr>
        <w:t>管分析、自研前端管业务</w:t>
      </w:r>
      <w:r>
        <w:rPr>
          <w:rFonts w:ascii="微软雅黑" w:eastAsia="微软雅黑" w:hAnsi="微软雅黑" w:hint="eastAsia"/>
          <w:color w:val="222222"/>
        </w:rPr>
        <w:t>——</w:t>
      </w:r>
      <w:r>
        <w:rPr>
          <w:rFonts w:ascii="微软雅黑" w:eastAsia="微软雅黑" w:hAnsi="微软雅黑" w:hint="eastAsia"/>
          <w:color w:val="222222"/>
        </w:rPr>
        <w:t xml:space="preserve">Kibana </w:t>
      </w:r>
      <w:r>
        <w:rPr>
          <w:rFonts w:ascii="微软雅黑" w:eastAsia="微软雅黑" w:hAnsi="微软雅黑" w:hint="eastAsia"/>
          <w:color w:val="222222"/>
        </w:rPr>
        <w:t>面向运维分析看数，</w:t>
      </w:r>
      <w:r>
        <w:rPr>
          <w:rFonts w:ascii="微软雅黑" w:eastAsia="微软雅黑" w:hAnsi="微软雅黑" w:hint="eastAsia"/>
          <w:color w:val="222222"/>
        </w:rPr>
        <w:t xml:space="preserve">Vue </w:t>
      </w:r>
      <w:r>
        <w:rPr>
          <w:rFonts w:ascii="微软雅黑" w:eastAsia="微软雅黑" w:hAnsi="微软雅黑" w:hint="eastAsia"/>
          <w:color w:val="222222"/>
        </w:rPr>
        <w:t>前端面向操作员完成设备、任务、告警的日常操作（详见</w:t>
      </w:r>
      <w:r>
        <w:rPr>
          <w:rFonts w:ascii="微软雅黑" w:eastAsia="微软雅黑" w:hAnsi="微软雅黑" w:hint="eastAsia"/>
          <w:color w:val="222222"/>
        </w:rPr>
        <w:t xml:space="preserve"> 2.5.2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 xml:space="preserve">4.4.7 </w:t>
      </w:r>
      <w:r>
        <w:rPr>
          <w:rFonts w:ascii="微软雅黑" w:eastAsia="微软雅黑" w:hAnsi="微软雅黑" w:hint="eastAsia"/>
          <w:color w:val="222222"/>
        </w:rPr>
        <w:t>节）。</w:t>
      </w:r>
    </w:p>
    <w:p w14:paraId="2B563021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2.1 </w:t>
      </w:r>
      <w:r>
        <w:rPr>
          <w:rFonts w:ascii="微软雅黑" w:eastAsia="微软雅黑" w:hAnsi="微软雅黑" w:hint="eastAsia"/>
          <w:color w:val="222222"/>
        </w:rPr>
        <w:t>分布式文件系统</w:t>
      </w:r>
      <w:r>
        <w:rPr>
          <w:rFonts w:ascii="微软雅黑" w:eastAsia="微软雅黑" w:hAnsi="微软雅黑" w:hint="eastAsia"/>
          <w:color w:val="222222"/>
        </w:rPr>
        <w:t xml:space="preserve"> HDFS</w:t>
      </w:r>
    </w:p>
    <w:p w14:paraId="24811A90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2.1.1 </w:t>
      </w:r>
      <w:r>
        <w:rPr>
          <w:rFonts w:ascii="微软雅黑" w:eastAsia="微软雅黑" w:hAnsi="微软雅黑" w:hint="eastAsia"/>
          <w:color w:val="222222"/>
        </w:rPr>
        <w:t>核心设计思想</w:t>
      </w:r>
    </w:p>
    <w:p w14:paraId="07E4BF1D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HDFS </w:t>
      </w:r>
      <w:r>
        <w:rPr>
          <w:rFonts w:ascii="微软雅黑" w:eastAsia="微软雅黑" w:hAnsi="微软雅黑" w:hint="eastAsia"/>
          <w:color w:val="222222"/>
        </w:rPr>
        <w:t>的设计目标与通用文件系统不同，它围绕三个假设展开：</w:t>
      </w:r>
      <w:r>
        <w:rPr>
          <w:rStyle w:val="a4"/>
          <w:rFonts w:ascii="微软雅黑" w:eastAsia="微软雅黑" w:hAnsi="微软雅黑" w:hint="eastAsia"/>
          <w:color w:val="222222"/>
        </w:rPr>
        <w:t>一次写入、多次读取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Style w:val="a4"/>
          <w:rFonts w:ascii="微软雅黑" w:eastAsia="微软雅黑" w:hAnsi="微软雅黑" w:hint="eastAsia"/>
          <w:color w:val="222222"/>
        </w:rPr>
        <w:t>硬件故障是常态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Style w:val="a4"/>
          <w:rFonts w:ascii="微软雅黑" w:eastAsia="微软雅黑" w:hAnsi="微软雅黑" w:hint="eastAsia"/>
          <w:color w:val="222222"/>
        </w:rPr>
        <w:t>移动计算比移动数据便宜</w:t>
      </w:r>
      <w:r>
        <w:rPr>
          <w:rFonts w:ascii="微软雅黑" w:eastAsia="微软雅黑" w:hAnsi="微软雅黑" w:hint="eastAsia"/>
          <w:color w:val="222222"/>
        </w:rPr>
        <w:t>。由此派生出它的全部特征——大块存储、多副本冗余、流式顺序读取、把计算任务调度到数据所在节点。</w:t>
      </w:r>
    </w:p>
    <w:p w14:paraId="6D8462DF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 xml:space="preserve">2.1.2 </w:t>
      </w:r>
      <w:r>
        <w:rPr>
          <w:rFonts w:ascii="微软雅黑" w:eastAsia="微软雅黑" w:hAnsi="微软雅黑" w:hint="eastAsia"/>
          <w:color w:val="222222"/>
        </w:rPr>
        <w:t>体系结构与数据流</w:t>
      </w:r>
    </w:p>
    <w:p w14:paraId="0AD1ECB7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HDFS </w:t>
      </w:r>
      <w:r>
        <w:rPr>
          <w:rFonts w:ascii="微软雅黑" w:eastAsia="微软雅黑" w:hAnsi="微软雅黑" w:hint="eastAsia"/>
          <w:color w:val="222222"/>
        </w:rPr>
        <w:t>采用主从（</w:t>
      </w:r>
      <w:r>
        <w:rPr>
          <w:rFonts w:ascii="微软雅黑" w:eastAsia="微软雅黑" w:hAnsi="微软雅黑" w:hint="eastAsia"/>
          <w:color w:val="222222"/>
        </w:rPr>
        <w:t>Master/Slave</w:t>
      </w:r>
      <w:r>
        <w:rPr>
          <w:rFonts w:ascii="微软雅黑" w:eastAsia="微软雅黑" w:hAnsi="微软雅黑" w:hint="eastAsia"/>
          <w:color w:val="222222"/>
        </w:rPr>
        <w:t>）结构：</w:t>
      </w:r>
    </w:p>
    <w:p w14:paraId="3272EAF1" w14:textId="77777777" w:rsidR="008D7DB7" w:rsidRDefault="008D7DB7">
      <w:pPr>
        <w:numPr>
          <w:ilvl w:val="0"/>
          <w:numId w:val="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NameNode</w:t>
      </w: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NN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Fonts w:ascii="微软雅黑" w:eastAsia="微软雅黑" w:hAnsi="微软雅黑" w:hint="eastAsia"/>
          <w:color w:val="222222"/>
        </w:rPr>
        <w:t>：管理命名空间与元数据（目录树、文件到数据块的映射、块所在</w:t>
      </w:r>
      <w:r>
        <w:rPr>
          <w:rFonts w:ascii="微软雅黑" w:eastAsia="微软雅黑" w:hAnsi="微软雅黑" w:hint="eastAsia"/>
          <w:color w:val="222222"/>
        </w:rPr>
        <w:t xml:space="preserve"> DataNode </w:t>
      </w:r>
      <w:r>
        <w:rPr>
          <w:rFonts w:ascii="微软雅黑" w:eastAsia="微软雅黑" w:hAnsi="微软雅黑" w:hint="eastAsia"/>
          <w:color w:val="222222"/>
        </w:rPr>
        <w:t>列表），元数据常驻内存并落盘为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fsimage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与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edits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7DABFDCF" w14:textId="77777777" w:rsidR="008D7DB7" w:rsidRDefault="008D7DB7">
      <w:pPr>
        <w:numPr>
          <w:ilvl w:val="0"/>
          <w:numId w:val="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DataNode</w:t>
      </w: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DN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Fonts w:ascii="微软雅黑" w:eastAsia="微软雅黑" w:hAnsi="微软雅黑" w:hint="eastAsia"/>
          <w:color w:val="222222"/>
        </w:rPr>
        <w:t>：真正存储数据块，按固定周期向</w:t>
      </w:r>
      <w:r>
        <w:rPr>
          <w:rFonts w:ascii="微软雅黑" w:eastAsia="微软雅黑" w:hAnsi="微软雅黑" w:hint="eastAsia"/>
          <w:color w:val="222222"/>
        </w:rPr>
        <w:t xml:space="preserve"> NN </w:t>
      </w:r>
      <w:r>
        <w:rPr>
          <w:rFonts w:ascii="微软雅黑" w:eastAsia="微软雅黑" w:hAnsi="微软雅黑" w:hint="eastAsia"/>
          <w:color w:val="222222"/>
        </w:rPr>
        <w:t>发送块报告与心跳。</w:t>
      </w:r>
    </w:p>
    <w:p w14:paraId="4A34DB5F" w14:textId="77777777" w:rsidR="008D7DB7" w:rsidRDefault="008D7DB7">
      <w:pPr>
        <w:numPr>
          <w:ilvl w:val="0"/>
          <w:numId w:val="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SecondaryNameNode</w:t>
      </w:r>
      <w:r>
        <w:rPr>
          <w:rFonts w:ascii="微软雅黑" w:eastAsia="微软雅黑" w:hAnsi="微软雅黑" w:hint="eastAsia"/>
          <w:color w:val="222222"/>
        </w:rPr>
        <w:t>：并非</w:t>
      </w:r>
      <w:r>
        <w:rPr>
          <w:rFonts w:ascii="微软雅黑" w:eastAsia="微软雅黑" w:hAnsi="微软雅黑" w:hint="eastAsia"/>
          <w:color w:val="222222"/>
        </w:rPr>
        <w:t xml:space="preserve"> NN </w:t>
      </w:r>
      <w:r>
        <w:rPr>
          <w:rFonts w:ascii="微软雅黑" w:eastAsia="微软雅黑" w:hAnsi="微软雅黑" w:hint="eastAsia"/>
          <w:color w:val="222222"/>
        </w:rPr>
        <w:t>的热备，它的职责是周期性合并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fsimage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与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edits</w:t>
      </w:r>
      <w:r>
        <w:rPr>
          <w:rFonts w:ascii="微软雅黑" w:eastAsia="微软雅黑" w:hAnsi="微软雅黑" w:hint="eastAsia"/>
          <w:color w:val="222222"/>
        </w:rPr>
        <w:t>，缩短</w:t>
      </w:r>
      <w:r>
        <w:rPr>
          <w:rFonts w:ascii="微软雅黑" w:eastAsia="微软雅黑" w:hAnsi="微软雅黑" w:hint="eastAsia"/>
          <w:color w:val="222222"/>
        </w:rPr>
        <w:t xml:space="preserve"> NN </w:t>
      </w:r>
      <w:r>
        <w:rPr>
          <w:rFonts w:ascii="微软雅黑" w:eastAsia="微软雅黑" w:hAnsi="微软雅黑" w:hint="eastAsia"/>
          <w:color w:val="222222"/>
        </w:rPr>
        <w:t>重启时的恢复时间。</w:t>
      </w:r>
    </w:p>
    <w:p w14:paraId="68D09803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默认块大小</w:t>
      </w:r>
      <w:r>
        <w:rPr>
          <w:rFonts w:ascii="微软雅黑" w:eastAsia="微软雅黑" w:hAnsi="微软雅黑" w:hint="eastAsia"/>
          <w:color w:val="222222"/>
        </w:rPr>
        <w:t xml:space="preserve"> 128 MB</w:t>
      </w:r>
      <w:r>
        <w:rPr>
          <w:rFonts w:ascii="微软雅黑" w:eastAsia="微软雅黑" w:hAnsi="微软雅黑" w:hint="eastAsia"/>
          <w:color w:val="222222"/>
        </w:rPr>
        <w:t>、副本数</w:t>
      </w:r>
      <w:r>
        <w:rPr>
          <w:rFonts w:ascii="微软雅黑" w:eastAsia="微软雅黑" w:hAnsi="微软雅黑" w:hint="eastAsia"/>
          <w:color w:val="222222"/>
        </w:rPr>
        <w:t xml:space="preserve"> 3</w:t>
      </w:r>
      <w:r>
        <w:rPr>
          <w:rFonts w:ascii="微软雅黑" w:eastAsia="微软雅黑" w:hAnsi="微软雅黑" w:hint="eastAsia"/>
          <w:color w:val="222222"/>
        </w:rPr>
        <w:t>。</w:t>
      </w:r>
      <w:r>
        <w:rPr>
          <w:rStyle w:val="a4"/>
          <w:rFonts w:ascii="微软雅黑" w:eastAsia="微软雅黑" w:hAnsi="微软雅黑" w:hint="eastAsia"/>
          <w:color w:val="222222"/>
        </w:rPr>
        <w:t>写入流程</w:t>
      </w:r>
      <w:r>
        <w:rPr>
          <w:rFonts w:ascii="微软雅黑" w:eastAsia="微软雅黑" w:hAnsi="微软雅黑" w:hint="eastAsia"/>
          <w:color w:val="222222"/>
        </w:rPr>
        <w:t>：客户端向</w:t>
      </w:r>
      <w:r>
        <w:rPr>
          <w:rFonts w:ascii="微软雅黑" w:eastAsia="微软雅黑" w:hAnsi="微软雅黑" w:hint="eastAsia"/>
          <w:color w:val="222222"/>
        </w:rPr>
        <w:t xml:space="preserve"> NN </w:t>
      </w:r>
      <w:r>
        <w:rPr>
          <w:rFonts w:ascii="微软雅黑" w:eastAsia="微软雅黑" w:hAnsi="微软雅黑" w:hint="eastAsia"/>
          <w:color w:val="222222"/>
        </w:rPr>
        <w:t>请求创建文件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NN </w:t>
      </w:r>
      <w:r>
        <w:rPr>
          <w:rFonts w:ascii="微软雅黑" w:eastAsia="微软雅黑" w:hAnsi="微软雅黑" w:hint="eastAsia"/>
          <w:color w:val="222222"/>
        </w:rPr>
        <w:t>返回可写入的</w:t>
      </w:r>
      <w:r>
        <w:rPr>
          <w:rFonts w:ascii="微软雅黑" w:eastAsia="微软雅黑" w:hAnsi="微软雅黑" w:hint="eastAsia"/>
          <w:color w:val="222222"/>
        </w:rPr>
        <w:t xml:space="preserve"> DN </w:t>
      </w:r>
      <w:r>
        <w:rPr>
          <w:rFonts w:ascii="微软雅黑" w:eastAsia="微软雅黑" w:hAnsi="微软雅黑" w:hint="eastAsia"/>
          <w:color w:val="222222"/>
        </w:rPr>
        <w:t>列表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客户端以</w:t>
      </w:r>
      <w:r>
        <w:rPr>
          <w:rFonts w:ascii="微软雅黑" w:eastAsia="微软雅黑" w:hAnsi="微软雅黑" w:hint="eastAsia"/>
          <w:color w:val="222222"/>
        </w:rPr>
        <w:t xml:space="preserve"> pipeline </w:t>
      </w:r>
      <w:r>
        <w:rPr>
          <w:rFonts w:ascii="微软雅黑" w:eastAsia="微软雅黑" w:hAnsi="微软雅黑" w:hint="eastAsia"/>
          <w:color w:val="222222"/>
        </w:rPr>
        <w:t>方式逐块写入，块在</w:t>
      </w:r>
      <w:r>
        <w:rPr>
          <w:rFonts w:ascii="微软雅黑" w:eastAsia="微软雅黑" w:hAnsi="微软雅黑" w:hint="eastAsia"/>
          <w:color w:val="222222"/>
        </w:rPr>
        <w:t xml:space="preserve"> DN </w:t>
      </w:r>
      <w:r>
        <w:rPr>
          <w:rFonts w:ascii="微软雅黑" w:eastAsia="微软雅黑" w:hAnsi="微软雅黑" w:hint="eastAsia"/>
          <w:color w:val="222222"/>
        </w:rPr>
        <w:t>之间流水线复制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全部块写完且副本数达标后</w:t>
      </w:r>
      <w:r>
        <w:rPr>
          <w:rFonts w:ascii="微软雅黑" w:eastAsia="微软雅黑" w:hAnsi="微软雅黑" w:hint="eastAsia"/>
          <w:color w:val="222222"/>
        </w:rPr>
        <w:t xml:space="preserve"> NN </w:t>
      </w:r>
      <w:r>
        <w:rPr>
          <w:rFonts w:ascii="微软雅黑" w:eastAsia="微软雅黑" w:hAnsi="微软雅黑" w:hint="eastAsia"/>
          <w:color w:val="222222"/>
        </w:rPr>
        <w:t>提交元数据。</w:t>
      </w:r>
      <w:r>
        <w:rPr>
          <w:rStyle w:val="a4"/>
          <w:rFonts w:ascii="微软雅黑" w:eastAsia="微软雅黑" w:hAnsi="微软雅黑" w:hint="eastAsia"/>
          <w:color w:val="222222"/>
        </w:rPr>
        <w:t>读取流程</w:t>
      </w:r>
      <w:r>
        <w:rPr>
          <w:rFonts w:ascii="微软雅黑" w:eastAsia="微软雅黑" w:hAnsi="微软雅黑" w:hint="eastAsia"/>
          <w:color w:val="222222"/>
        </w:rPr>
        <w:t>：客户端向</w:t>
      </w:r>
      <w:r>
        <w:rPr>
          <w:rFonts w:ascii="微软雅黑" w:eastAsia="微软雅黑" w:hAnsi="微软雅黑" w:hint="eastAsia"/>
          <w:color w:val="222222"/>
        </w:rPr>
        <w:t xml:space="preserve"> NN </w:t>
      </w:r>
      <w:r>
        <w:rPr>
          <w:rFonts w:ascii="微软雅黑" w:eastAsia="微软雅黑" w:hAnsi="微软雅黑" w:hint="eastAsia"/>
          <w:color w:val="222222"/>
        </w:rPr>
        <w:t>请求块位置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NN </w:t>
      </w:r>
      <w:r>
        <w:rPr>
          <w:rFonts w:ascii="微软雅黑" w:eastAsia="微软雅黑" w:hAnsi="微软雅黑" w:hint="eastAsia"/>
          <w:color w:val="222222"/>
        </w:rPr>
        <w:t>按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就近原则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返回按网络距离排序的</w:t>
      </w:r>
      <w:r>
        <w:rPr>
          <w:rFonts w:ascii="微软雅黑" w:eastAsia="微软雅黑" w:hAnsi="微软雅黑" w:hint="eastAsia"/>
          <w:color w:val="222222"/>
        </w:rPr>
        <w:t xml:space="preserve"> DN </w:t>
      </w:r>
      <w:r>
        <w:rPr>
          <w:rFonts w:ascii="微软雅黑" w:eastAsia="微软雅黑" w:hAnsi="微软雅黑" w:hint="eastAsia"/>
          <w:color w:val="222222"/>
        </w:rPr>
        <w:t>列表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客户端直接向</w:t>
      </w:r>
      <w:r>
        <w:rPr>
          <w:rFonts w:ascii="微软雅黑" w:eastAsia="微软雅黑" w:hAnsi="微软雅黑" w:hint="eastAsia"/>
          <w:color w:val="222222"/>
        </w:rPr>
        <w:t xml:space="preserve"> DN </w:t>
      </w:r>
      <w:r>
        <w:rPr>
          <w:rFonts w:ascii="微软雅黑" w:eastAsia="微软雅黑" w:hAnsi="微软雅黑" w:hint="eastAsia"/>
          <w:color w:val="222222"/>
        </w:rPr>
        <w:t>读取块数据，</w:t>
      </w:r>
      <w:r>
        <w:rPr>
          <w:rFonts w:ascii="微软雅黑" w:eastAsia="微软雅黑" w:hAnsi="微软雅黑" w:hint="eastAsia"/>
          <w:color w:val="222222"/>
        </w:rPr>
        <w:t xml:space="preserve">NN </w:t>
      </w:r>
      <w:r>
        <w:rPr>
          <w:rFonts w:ascii="微软雅黑" w:eastAsia="微软雅黑" w:hAnsi="微软雅黑" w:hint="eastAsia"/>
          <w:color w:val="222222"/>
        </w:rPr>
        <w:t>不参与数据传输，因此不成为吞吐瓶颈。</w:t>
      </w:r>
    </w:p>
    <w:p w14:paraId="25649664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2.1.3 </w:t>
      </w:r>
      <w:r>
        <w:rPr>
          <w:rFonts w:ascii="微软雅黑" w:eastAsia="微软雅黑" w:hAnsi="微软雅黑" w:hint="eastAsia"/>
          <w:color w:val="222222"/>
        </w:rPr>
        <w:t>本项目的定位与取舍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7751"/>
      </w:tblGrid>
      <w:tr w:rsidR="00000000" w14:paraId="519CC37E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EA320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8D02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结论</w:t>
            </w:r>
          </w:p>
        </w:tc>
      </w:tr>
      <w:tr w:rsidR="00000000" w14:paraId="3C2E477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049BF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承担职责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E0B28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存储巡检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非结构化大文件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：无人机航拍图、机器狗红外图、告警抓拍图、可选巡检短视频</w:t>
            </w:r>
          </w:p>
        </w:tc>
      </w:tr>
      <w:tr w:rsidR="00000000" w14:paraId="05747B7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78EA2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访问方式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BC14B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WebHDFS REST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接口（</w:t>
            </w:r>
            <w:r>
              <w:rPr>
                <w:rStyle w:val="HTML"/>
                <w:rFonts w:hint="eastAsia"/>
                <w:color w:val="222222"/>
              </w:rPr>
              <w:t>op=CREATE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Style w:val="HTML"/>
                <w:rFonts w:hint="eastAsia"/>
                <w:color w:val="222222"/>
              </w:rPr>
              <w:t>op=OPEN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Style w:val="HTML"/>
                <w:rFonts w:hint="eastAsia"/>
                <w:color w:val="222222"/>
              </w:rPr>
              <w:t>op=LISTSTATUS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），详见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5.2.3</w:t>
            </w:r>
          </w:p>
        </w:tc>
      </w:tr>
      <w:tr w:rsidR="00000000" w14:paraId="72A3959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B05D5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副本数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FAA5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设为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。单机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Docker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副本会占用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倍磁盘且无容灾意义，设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既保留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副本机制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的教学语义又控制资源占用</w:t>
            </w:r>
          </w:p>
        </w:tc>
      </w:tr>
      <w:tr w:rsidR="00000000" w14:paraId="3C5B9DF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AECB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目录规范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B91B5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/inspection/{</w:t>
            </w:r>
            <w:r>
              <w:rPr>
                <w:rStyle w:val="HTML"/>
                <w:rFonts w:hint="eastAsia"/>
                <w:color w:val="222222"/>
              </w:rPr>
              <w:t>数据类型</w:t>
            </w:r>
            <w:r>
              <w:rPr>
                <w:rStyle w:val="HTML"/>
                <w:rFonts w:hint="eastAsia"/>
                <w:color w:val="222222"/>
              </w:rPr>
              <w:t>}/{yyyy}/{MM}/{dd}/{deviceId}/{uuid}.{ext}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，按天分区便于按时间清理与批量列举</w:t>
            </w:r>
          </w:p>
        </w:tc>
      </w:tr>
      <w:tr w:rsidR="00000000" w14:paraId="493E751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C71A9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明确的局限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54E0B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不擅长小文件（每个文件、每个块都在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NN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内存中约占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150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字节元数据）。本项目单张抓拍图约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 KB~2 MB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，属于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大量中小文件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，因此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图片元数据（路径、大小、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MD5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、拍摄坐标）写入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MongoDB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，仅二进制本体存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，检索永远走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MongoDB/ES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，不回查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目录；若后期图片数量激增，则改用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SequenceFile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合并或转存对象存储</w:t>
            </w:r>
          </w:p>
        </w:tc>
      </w:tr>
    </w:tbl>
    <w:p w14:paraId="7C200498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2.2 </w:t>
      </w:r>
      <w:r>
        <w:rPr>
          <w:rFonts w:ascii="微软雅黑" w:eastAsia="微软雅黑" w:hAnsi="微软雅黑" w:hint="eastAsia"/>
          <w:color w:val="222222"/>
        </w:rPr>
        <w:t>分布式数据库</w:t>
      </w:r>
      <w:r>
        <w:rPr>
          <w:rFonts w:ascii="微软雅黑" w:eastAsia="微软雅黑" w:hAnsi="微软雅黑" w:hint="eastAsia"/>
          <w:color w:val="222222"/>
        </w:rPr>
        <w:t xml:space="preserve"> MongoDB</w:t>
      </w:r>
    </w:p>
    <w:p w14:paraId="735D2F5B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2.2.1 </w:t>
      </w:r>
      <w:r>
        <w:rPr>
          <w:rFonts w:ascii="微软雅黑" w:eastAsia="微软雅黑" w:hAnsi="微软雅黑" w:hint="eastAsia"/>
          <w:color w:val="222222"/>
        </w:rPr>
        <w:t>核心特性</w:t>
      </w:r>
    </w:p>
    <w:p w14:paraId="58EEA4E0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MongoDB </w:t>
      </w:r>
      <w:r>
        <w:rPr>
          <w:rFonts w:ascii="微软雅黑" w:eastAsia="微软雅黑" w:hAnsi="微软雅黑" w:hint="eastAsia"/>
          <w:color w:val="222222"/>
        </w:rPr>
        <w:t>是面向文档的</w:t>
      </w:r>
      <w:r>
        <w:rPr>
          <w:rFonts w:ascii="微软雅黑" w:eastAsia="微软雅黑" w:hAnsi="微软雅黑" w:hint="eastAsia"/>
          <w:color w:val="222222"/>
        </w:rPr>
        <w:t xml:space="preserve"> NoSQL </w:t>
      </w:r>
      <w:r>
        <w:rPr>
          <w:rFonts w:ascii="微软雅黑" w:eastAsia="微软雅黑" w:hAnsi="微软雅黑" w:hint="eastAsia"/>
          <w:color w:val="222222"/>
        </w:rPr>
        <w:t>数据库，数据以</w:t>
      </w:r>
      <w:r>
        <w:rPr>
          <w:rFonts w:ascii="微软雅黑" w:eastAsia="微软雅黑" w:hAnsi="微软雅黑" w:hint="eastAsia"/>
          <w:color w:val="222222"/>
        </w:rPr>
        <w:t xml:space="preserve"> BSON </w:t>
      </w:r>
      <w:r>
        <w:rPr>
          <w:rFonts w:ascii="微软雅黑" w:eastAsia="微软雅黑" w:hAnsi="微软雅黑" w:hint="eastAsia"/>
          <w:color w:val="222222"/>
        </w:rPr>
        <w:t>文档存储，支持嵌套结构与数组。对本项目最关键的四项能力是：</w:t>
      </w:r>
    </w:p>
    <w:p w14:paraId="56381817" w14:textId="77777777" w:rsidR="008D7DB7" w:rsidRDefault="008D7DB7">
      <w:pPr>
        <w:numPr>
          <w:ilvl w:val="0"/>
          <w:numId w:val="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无固定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Schema</w:t>
      </w:r>
      <w:r>
        <w:rPr>
          <w:rFonts w:ascii="微软雅黑" w:eastAsia="微软雅黑" w:hAnsi="微软雅黑" w:hint="eastAsia"/>
          <w:color w:val="222222"/>
        </w:rPr>
        <w:t>：同一集合内文档字段可不同，天然适配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无人机与机器狗上报字段不一致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的异构数据汇聚场景。</w:t>
      </w:r>
    </w:p>
    <w:p w14:paraId="410107B7" w14:textId="77777777" w:rsidR="008D7DB7" w:rsidRDefault="008D7DB7">
      <w:pPr>
        <w:numPr>
          <w:ilvl w:val="0"/>
          <w:numId w:val="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丰富的查询与聚合管道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$match / $group / $sort / $lookup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可直接完成统计类需求，无需额外</w:t>
      </w:r>
      <w:r>
        <w:rPr>
          <w:rFonts w:ascii="微软雅黑" w:eastAsia="微软雅黑" w:hAnsi="微软雅黑" w:hint="eastAsia"/>
          <w:color w:val="222222"/>
        </w:rPr>
        <w:t xml:space="preserve"> OLAP </w:t>
      </w:r>
      <w:r>
        <w:rPr>
          <w:rFonts w:ascii="微软雅黑" w:eastAsia="微软雅黑" w:hAnsi="微软雅黑" w:hint="eastAsia"/>
          <w:color w:val="222222"/>
        </w:rPr>
        <w:t>组件。</w:t>
      </w:r>
    </w:p>
    <w:p w14:paraId="5F91DDC2" w14:textId="77777777" w:rsidR="008D7DB7" w:rsidRDefault="008D7DB7">
      <w:pPr>
        <w:numPr>
          <w:ilvl w:val="0"/>
          <w:numId w:val="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地理空间索引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2dsphere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索引支持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$near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$geoWithin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$geoIntersects</w:t>
      </w:r>
      <w:r>
        <w:rPr>
          <w:rFonts w:ascii="微软雅黑" w:eastAsia="微软雅黑" w:hAnsi="微软雅黑" w:hint="eastAsia"/>
          <w:color w:val="222222"/>
        </w:rPr>
        <w:t>，可直接实现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查询某坐标</w:t>
      </w:r>
      <w:r>
        <w:rPr>
          <w:rFonts w:ascii="微软雅黑" w:eastAsia="微软雅黑" w:hAnsi="微软雅黑" w:hint="eastAsia"/>
          <w:color w:val="222222"/>
        </w:rPr>
        <w:t xml:space="preserve"> 500 </w:t>
      </w:r>
      <w:r>
        <w:rPr>
          <w:rFonts w:ascii="微软雅黑" w:eastAsia="微软雅黑" w:hAnsi="微软雅黑" w:hint="eastAsia"/>
          <w:color w:val="222222"/>
        </w:rPr>
        <w:t>米内的所有告警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79F532FD" w14:textId="77777777" w:rsidR="008D7DB7" w:rsidRDefault="008D7DB7">
      <w:pPr>
        <w:numPr>
          <w:ilvl w:val="0"/>
          <w:numId w:val="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副本集与单节点事务</w:t>
      </w:r>
      <w:r>
        <w:rPr>
          <w:rFonts w:ascii="微软雅黑" w:eastAsia="微软雅黑" w:hAnsi="微软雅黑" w:hint="eastAsia"/>
          <w:color w:val="222222"/>
        </w:rPr>
        <w:t>：副本集提供自动故障转移；配置为副本集后可使用多文档事务，保证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任务状态变更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任务日志写入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的原子性。</w:t>
      </w:r>
    </w:p>
    <w:p w14:paraId="4EB21A1B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2.2.2 </w:t>
      </w:r>
      <w:r>
        <w:rPr>
          <w:rFonts w:ascii="微软雅黑" w:eastAsia="微软雅黑" w:hAnsi="微软雅黑" w:hint="eastAsia"/>
          <w:color w:val="222222"/>
        </w:rPr>
        <w:t>为什么选</w:t>
      </w:r>
      <w:r>
        <w:rPr>
          <w:rFonts w:ascii="微软雅黑" w:eastAsia="微软雅黑" w:hAnsi="微软雅黑" w:hint="eastAsia"/>
          <w:color w:val="222222"/>
        </w:rPr>
        <w:t xml:space="preserve"> MongoDB </w:t>
      </w:r>
      <w:r>
        <w:rPr>
          <w:rFonts w:ascii="微软雅黑" w:eastAsia="微软雅黑" w:hAnsi="微软雅黑" w:hint="eastAsia"/>
          <w:color w:val="222222"/>
        </w:rPr>
        <w:t>而不是</w:t>
      </w:r>
      <w:r>
        <w:rPr>
          <w:rFonts w:ascii="微软雅黑" w:eastAsia="微软雅黑" w:hAnsi="微软雅黑" w:hint="eastAsia"/>
          <w:color w:val="222222"/>
        </w:rPr>
        <w:t xml:space="preserve"> HBase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2466"/>
        <w:gridCol w:w="2665"/>
        <w:gridCol w:w="2321"/>
      </w:tblGrid>
      <w:tr w:rsidR="00000000" w14:paraId="2E499FBD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A063F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lastRenderedPageBreak/>
              <w:t>维度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26B7C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64C2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HBase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7E031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本项目判定</w:t>
            </w:r>
          </w:p>
        </w:tc>
      </w:tr>
      <w:tr w:rsidR="00000000" w14:paraId="3CE4AEB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81DE5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数据模型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3B90C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文档，字段可变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2E5F6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列族，需预定义列族，行键设计决定一切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0F2AA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设备字段异构频繁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MongoDB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胜</w:t>
            </w:r>
          </w:p>
        </w:tc>
      </w:tr>
      <w:tr w:rsidR="00000000" w14:paraId="5FA65D4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0ED4E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查询能力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0B886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二级索引、聚合、地理查询开箱即用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7BA38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仅按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RowKey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高效，复杂查询需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Phoenix/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自建索引表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3CD43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需求含多维检索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MongoDB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胜</w:t>
            </w:r>
          </w:p>
        </w:tc>
      </w:tr>
      <w:tr w:rsidR="00000000" w14:paraId="4E6E5AA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5667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写入吞吐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DDF33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单节点万级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TPS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，可用分片扩展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C7A7E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十亿行级、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PB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级更强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81CBA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仿真数据量（万级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天）远未到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HBase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必要区间</w:t>
            </w:r>
          </w:p>
        </w:tc>
      </w:tr>
      <w:tr w:rsidR="00000000" w14:paraId="1D53998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987DC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部署与排错成本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1D1AB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单容器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副本集初始化即可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96FB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依赖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 + ZooKeeper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，故障面大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33BFD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课程时间有限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MongoDB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胜</w:t>
            </w:r>
          </w:p>
        </w:tc>
      </w:tr>
      <w:tr w:rsidR="00000000" w14:paraId="3EEC7B6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34FA7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结论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79E38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选用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MongoDB 6.0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，以单节点副本集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rs0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模式部署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1A77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作为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大数据量场景下的演进方向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写入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7.4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展望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5EB25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—</w:t>
            </w:r>
          </w:p>
        </w:tc>
      </w:tr>
    </w:tbl>
    <w:p w14:paraId="11465F42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2.2.3 </w:t>
      </w:r>
      <w:r>
        <w:rPr>
          <w:rFonts w:ascii="微软雅黑" w:eastAsia="微软雅黑" w:hAnsi="微软雅黑" w:hint="eastAsia"/>
          <w:color w:val="222222"/>
        </w:rPr>
        <w:t>本项目使用的关键机制</w:t>
      </w:r>
    </w:p>
    <w:p w14:paraId="53C115BB" w14:textId="77777777" w:rsidR="008D7DB7" w:rsidRDefault="008D7DB7">
      <w:pPr>
        <w:numPr>
          <w:ilvl w:val="0"/>
          <w:numId w:val="7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单节点副本集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mongod --replSet rs0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后执行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rs.initiate()</w:t>
      </w:r>
      <w:r>
        <w:rPr>
          <w:rFonts w:ascii="微软雅黑" w:eastAsia="微软雅黑" w:hAnsi="微软雅黑" w:hint="eastAsia"/>
          <w:color w:val="222222"/>
        </w:rPr>
        <w:t>，使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transactions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与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change streams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可用，且部署复杂度仅比单机多一步。</w:t>
      </w:r>
    </w:p>
    <w:p w14:paraId="316B8DF6" w14:textId="77777777" w:rsidR="008D7DB7" w:rsidRDefault="008D7DB7">
      <w:pPr>
        <w:numPr>
          <w:ilvl w:val="0"/>
          <w:numId w:val="7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TTL </w:t>
      </w:r>
      <w:r>
        <w:rPr>
          <w:rStyle w:val="a4"/>
          <w:rFonts w:ascii="微软雅黑" w:eastAsia="微软雅黑" w:hAnsi="微软雅黑" w:hint="eastAsia"/>
          <w:color w:val="222222"/>
        </w:rPr>
        <w:t>索引</w:t>
      </w:r>
      <w:r>
        <w:rPr>
          <w:rFonts w:ascii="微软雅黑" w:eastAsia="微软雅黑" w:hAnsi="微软雅黑" w:hint="eastAsia"/>
          <w:color w:val="222222"/>
        </w:rPr>
        <w:t>：心跳与遥测历史（</w:t>
      </w:r>
      <w:r>
        <w:rPr>
          <w:rStyle w:val="HTML"/>
          <w:rFonts w:hint="eastAsia"/>
          <w:color w:val="222222"/>
        </w:rPr>
        <w:t>device_status</w:t>
      </w:r>
      <w:r>
        <w:rPr>
          <w:rFonts w:ascii="微软雅黑" w:eastAsia="微软雅黑" w:hAnsi="微软雅黑" w:hint="eastAsia"/>
          <w:color w:val="222222"/>
        </w:rPr>
        <w:t>）为高频写入的时序数据，用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expireAfterSeconds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自动过期，防止集合无限膨胀。</w:t>
      </w:r>
    </w:p>
    <w:p w14:paraId="0631E6D8" w14:textId="77777777" w:rsidR="008D7DB7" w:rsidRDefault="008D7DB7">
      <w:pPr>
        <w:numPr>
          <w:ilvl w:val="0"/>
          <w:numId w:val="7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索引策略</w:t>
      </w:r>
      <w:r>
        <w:rPr>
          <w:rFonts w:ascii="微软雅黑" w:eastAsia="微软雅黑" w:hAnsi="微软雅黑" w:hint="eastAsia"/>
          <w:color w:val="222222"/>
        </w:rPr>
        <w:t>：所有查询入口字段建索引（</w:t>
      </w:r>
      <w:r>
        <w:rPr>
          <w:rStyle w:val="HTML"/>
          <w:rFonts w:hint="eastAsia"/>
          <w:color w:val="222222"/>
        </w:rPr>
        <w:t>deviceId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status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occurredTime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location</w:t>
      </w:r>
      <w:r>
        <w:rPr>
          <w:rFonts w:ascii="微软雅黑" w:eastAsia="微软雅黑" w:hAnsi="微软雅黑" w:hint="eastAsia"/>
          <w:color w:val="222222"/>
        </w:rPr>
        <w:t>），写入路径</w:t>
      </w:r>
      <w:r>
        <w:rPr>
          <w:rStyle w:val="a4"/>
          <w:rFonts w:ascii="微软雅黑" w:eastAsia="微软雅黑" w:hAnsi="微软雅黑" w:hint="eastAsia"/>
          <w:color w:val="222222"/>
        </w:rPr>
        <w:t>只保留必要索引</w:t>
      </w:r>
      <w:r>
        <w:rPr>
          <w:rFonts w:ascii="微软雅黑" w:eastAsia="微软雅黑" w:hAnsi="微软雅黑" w:hint="eastAsia"/>
          <w:color w:val="222222"/>
        </w:rPr>
        <w:t>——索引会拖慢写入，本项目遥测写入频繁，故不在遥测集合上堆叠索引。</w:t>
      </w:r>
    </w:p>
    <w:p w14:paraId="4371A317" w14:textId="77777777" w:rsidR="008D7DB7" w:rsidRDefault="008D7DB7">
      <w:pPr>
        <w:numPr>
          <w:ilvl w:val="0"/>
          <w:numId w:val="7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批量写入</w:t>
      </w:r>
      <w:r>
        <w:rPr>
          <w:rFonts w:ascii="微软雅黑" w:eastAsia="微软雅黑" w:hAnsi="微软雅黑" w:hint="eastAsia"/>
          <w:color w:val="222222"/>
        </w:rPr>
        <w:t>：消费端采用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bulkWrite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批量提交，而非逐条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insertOne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798A9327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2.3 </w:t>
      </w:r>
      <w:r>
        <w:rPr>
          <w:rFonts w:ascii="微软雅黑" w:eastAsia="微软雅黑" w:hAnsi="微软雅黑" w:hint="eastAsia"/>
          <w:color w:val="222222"/>
        </w:rPr>
        <w:t>消息中间件</w:t>
      </w:r>
      <w:r>
        <w:rPr>
          <w:rFonts w:ascii="微软雅黑" w:eastAsia="微软雅黑" w:hAnsi="微软雅黑" w:hint="eastAsia"/>
          <w:color w:val="222222"/>
        </w:rPr>
        <w:t xml:space="preserve"> Kafka</w:t>
      </w:r>
    </w:p>
    <w:p w14:paraId="543C2B4A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 xml:space="preserve">2.3.1 </w:t>
      </w:r>
      <w:r>
        <w:rPr>
          <w:rFonts w:ascii="微软雅黑" w:eastAsia="微软雅黑" w:hAnsi="微软雅黑" w:hint="eastAsia"/>
          <w:color w:val="222222"/>
        </w:rPr>
        <w:t>体系结构</w:t>
      </w:r>
    </w:p>
    <w:p w14:paraId="235593EB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Kafka </w:t>
      </w:r>
      <w:r>
        <w:rPr>
          <w:rFonts w:ascii="微软雅黑" w:eastAsia="微软雅黑" w:hAnsi="微软雅黑" w:hint="eastAsia"/>
          <w:color w:val="222222"/>
        </w:rPr>
        <w:t>是以</w:t>
      </w:r>
      <w:r>
        <w:rPr>
          <w:rStyle w:val="a4"/>
          <w:rFonts w:ascii="微软雅黑" w:eastAsia="微软雅黑" w:hAnsi="微软雅黑" w:hint="eastAsia"/>
          <w:color w:val="222222"/>
        </w:rPr>
        <w:t>分布式提交日志</w:t>
      </w:r>
      <w:r>
        <w:rPr>
          <w:rFonts w:ascii="微软雅黑" w:eastAsia="微软雅黑" w:hAnsi="微软雅黑" w:hint="eastAsia"/>
          <w:color w:val="222222"/>
        </w:rPr>
        <w:t>为核心的发布订阅系统，关键概念：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6710"/>
      </w:tblGrid>
      <w:tr w:rsidR="00000000" w14:paraId="394E1D92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1876A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概念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8C240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279B69F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D1306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Topic / Partition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3A820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主题是逻辑队列，分区是物理单位；分区数是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并行度的上限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，且只能增不能减</w:t>
            </w:r>
          </w:p>
        </w:tc>
      </w:tr>
      <w:tr w:rsidR="00000000" w14:paraId="3D0314A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3CE2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Offset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C1847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消息在分区内的唯一递增编号，消费者通过提交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offset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记录消费进度</w:t>
            </w:r>
          </w:p>
        </w:tc>
      </w:tr>
      <w:tr w:rsidR="00000000" w14:paraId="20CBE97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3B510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Replica / ISR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A18DD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每个分区有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个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Leader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与若干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Follower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ISR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Leader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保持同步的副本集合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Leader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故障时仅从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ISR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中选新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Leader</w:t>
            </w:r>
          </w:p>
        </w:tc>
      </w:tr>
      <w:tr w:rsidR="00000000" w14:paraId="2CEFAF6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C965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Consumer Group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584F8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组内每个分区只被一个消费者消费，实现组内负载均衡；不同组之间互不影响（广播语义）</w:t>
            </w:r>
          </w:p>
        </w:tc>
      </w:tr>
      <w:tr w:rsidR="00000000" w14:paraId="2BD040B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28051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Key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分区策略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57151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相同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Key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的消息进入同一分区，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这是本项目保证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同一设备消息有序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的唯一手段</w:t>
            </w:r>
          </w:p>
        </w:tc>
      </w:tr>
    </w:tbl>
    <w:p w14:paraId="6F4F698B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2.3.2 </w:t>
      </w:r>
      <w:r>
        <w:rPr>
          <w:rFonts w:ascii="微软雅黑" w:eastAsia="微软雅黑" w:hAnsi="微软雅黑" w:hint="eastAsia"/>
          <w:color w:val="222222"/>
        </w:rPr>
        <w:t>高吞吐的成因</w:t>
      </w:r>
    </w:p>
    <w:p w14:paraId="5490FB1F" w14:textId="77777777" w:rsidR="008D7DB7" w:rsidRDefault="008D7DB7">
      <w:pPr>
        <w:numPr>
          <w:ilvl w:val="0"/>
          <w:numId w:val="8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顺序写盘</w:t>
      </w:r>
      <w:r>
        <w:rPr>
          <w:rFonts w:ascii="微软雅黑" w:eastAsia="微软雅黑" w:hAnsi="微软雅黑" w:hint="eastAsia"/>
          <w:color w:val="222222"/>
        </w:rPr>
        <w:t>：消息追加写入分区日志文件，避免随机</w:t>
      </w:r>
      <w:r>
        <w:rPr>
          <w:rFonts w:ascii="微软雅黑" w:eastAsia="微软雅黑" w:hAnsi="微软雅黑" w:hint="eastAsia"/>
          <w:color w:val="222222"/>
        </w:rPr>
        <w:t xml:space="preserve"> I/O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58FEB764" w14:textId="77777777" w:rsidR="008D7DB7" w:rsidRDefault="008D7DB7">
      <w:pPr>
        <w:numPr>
          <w:ilvl w:val="0"/>
          <w:numId w:val="8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页缓存（</w:t>
      </w:r>
      <w:r>
        <w:rPr>
          <w:rStyle w:val="a4"/>
          <w:rFonts w:ascii="微软雅黑" w:eastAsia="微软雅黑" w:hAnsi="微软雅黑" w:hint="eastAsia"/>
          <w:color w:val="222222"/>
        </w:rPr>
        <w:t>PageCache</w:t>
      </w:r>
      <w:r>
        <w:rPr>
          <w:rStyle w:val="a4"/>
          <w:rFonts w:ascii="微软雅黑" w:eastAsia="微软雅黑" w:hAnsi="微软雅黑" w:hint="eastAsia"/>
          <w:color w:val="222222"/>
        </w:rPr>
        <w:t>）优先</w:t>
      </w:r>
      <w:r>
        <w:rPr>
          <w:rFonts w:ascii="微软雅黑" w:eastAsia="微软雅黑" w:hAnsi="微软雅黑" w:hint="eastAsia"/>
          <w:color w:val="222222"/>
        </w:rPr>
        <w:t>：读写先经操作系统页缓存，减少显式磁盘</w:t>
      </w:r>
      <w:r>
        <w:rPr>
          <w:rFonts w:ascii="微软雅黑" w:eastAsia="微软雅黑" w:hAnsi="微软雅黑" w:hint="eastAsia"/>
          <w:color w:val="222222"/>
        </w:rPr>
        <w:t xml:space="preserve"> I/O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3ECE5D15" w14:textId="77777777" w:rsidR="008D7DB7" w:rsidRDefault="008D7DB7">
      <w:pPr>
        <w:numPr>
          <w:ilvl w:val="0"/>
          <w:numId w:val="8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零拷贝（</w:t>
      </w:r>
      <w:r>
        <w:rPr>
          <w:rStyle w:val="a4"/>
          <w:rFonts w:ascii="微软雅黑" w:eastAsia="微软雅黑" w:hAnsi="微软雅黑" w:hint="eastAsia"/>
          <w:color w:val="222222"/>
        </w:rPr>
        <w:t>sendfile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Fonts w:ascii="微软雅黑" w:eastAsia="微软雅黑" w:hAnsi="微软雅黑" w:hint="eastAsia"/>
          <w:color w:val="222222"/>
        </w:rPr>
        <w:t>：消费时数据从页缓存直接送网卡，绕过用户态缓冲区。</w:t>
      </w:r>
    </w:p>
    <w:p w14:paraId="0DD5BBBC" w14:textId="77777777" w:rsidR="008D7DB7" w:rsidRDefault="008D7DB7">
      <w:pPr>
        <w:numPr>
          <w:ilvl w:val="0"/>
          <w:numId w:val="8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批量与压缩</w:t>
      </w:r>
      <w:r>
        <w:rPr>
          <w:rFonts w:ascii="微软雅黑" w:eastAsia="微软雅黑" w:hAnsi="微软雅黑" w:hint="eastAsia"/>
          <w:color w:val="222222"/>
        </w:rPr>
        <w:t>：生产者按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batch.size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Style w:val="HTML"/>
          <w:rFonts w:hint="eastAsia"/>
          <w:color w:val="222222"/>
        </w:rPr>
        <w:t>linger.ms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攒批，支持</w:t>
      </w:r>
      <w:r>
        <w:rPr>
          <w:rFonts w:ascii="微软雅黑" w:eastAsia="微软雅黑" w:hAnsi="微软雅黑" w:hint="eastAsia"/>
          <w:color w:val="222222"/>
        </w:rPr>
        <w:t xml:space="preserve"> snappy/lz4 </w:t>
      </w:r>
      <w:r>
        <w:rPr>
          <w:rFonts w:ascii="微软雅黑" w:eastAsia="微软雅黑" w:hAnsi="微软雅黑" w:hint="eastAsia"/>
          <w:color w:val="222222"/>
        </w:rPr>
        <w:t>压缩，显著降低网络与磁盘开销。</w:t>
      </w:r>
    </w:p>
    <w:p w14:paraId="5B8FCB40" w14:textId="77777777" w:rsidR="008D7DB7" w:rsidRDefault="008D7DB7">
      <w:pPr>
        <w:numPr>
          <w:ilvl w:val="0"/>
          <w:numId w:val="8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分区并行</w:t>
      </w:r>
      <w:r>
        <w:rPr>
          <w:rFonts w:ascii="微软雅黑" w:eastAsia="微软雅黑" w:hAnsi="微软雅黑" w:hint="eastAsia"/>
          <w:color w:val="222222"/>
        </w:rPr>
        <w:t>：吞吐随分区数线性扩展。</w:t>
      </w:r>
    </w:p>
    <w:p w14:paraId="367539AE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2.3.3 </w:t>
      </w:r>
      <w:r>
        <w:rPr>
          <w:rFonts w:ascii="微软雅黑" w:eastAsia="微软雅黑" w:hAnsi="微软雅黑" w:hint="eastAsia"/>
          <w:color w:val="222222"/>
        </w:rPr>
        <w:t>为什么选</w:t>
      </w:r>
      <w:r>
        <w:rPr>
          <w:rFonts w:ascii="微软雅黑" w:eastAsia="微软雅黑" w:hAnsi="微软雅黑" w:hint="eastAsia"/>
          <w:color w:val="222222"/>
        </w:rPr>
        <w:t xml:space="preserve"> Kafka </w:t>
      </w:r>
      <w:r>
        <w:rPr>
          <w:rFonts w:ascii="微软雅黑" w:eastAsia="微软雅黑" w:hAnsi="微软雅黑" w:hint="eastAsia"/>
          <w:color w:val="222222"/>
        </w:rPr>
        <w:t>而不是</w:t>
      </w:r>
      <w:r>
        <w:rPr>
          <w:rFonts w:ascii="微软雅黑" w:eastAsia="微软雅黑" w:hAnsi="微软雅黑" w:hint="eastAsia"/>
          <w:color w:val="222222"/>
        </w:rPr>
        <w:t xml:space="preserve"> RocketMQ</w:t>
      </w:r>
    </w:p>
    <w:p w14:paraId="4A32A379" w14:textId="77777777" w:rsidR="008D7DB7" w:rsidRDefault="008D7DB7">
      <w:pPr>
        <w:numPr>
          <w:ilvl w:val="0"/>
          <w:numId w:val="9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lastRenderedPageBreak/>
        <w:t>课程适配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Kafka 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Fonts w:ascii="微软雅黑" w:eastAsia="微软雅黑" w:hAnsi="微软雅黑" w:hint="eastAsia"/>
          <w:color w:val="222222"/>
        </w:rPr>
        <w:t xml:space="preserve"> Topic/Partition/Offset/ISR </w:t>
      </w:r>
      <w:r>
        <w:rPr>
          <w:rFonts w:ascii="微软雅黑" w:eastAsia="微软雅黑" w:hAnsi="微软雅黑" w:hint="eastAsia"/>
          <w:color w:val="222222"/>
        </w:rPr>
        <w:t>与教材中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分区、持久化、路由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知识点完全对应，答辩时更容易讲清原理。</w:t>
      </w:r>
    </w:p>
    <w:p w14:paraId="13B63BF1" w14:textId="77777777" w:rsidR="008D7DB7" w:rsidRDefault="008D7DB7">
      <w:pPr>
        <w:numPr>
          <w:ilvl w:val="0"/>
          <w:numId w:val="9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镜像成熟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Kafka 3.3 </w:t>
      </w:r>
      <w:r>
        <w:rPr>
          <w:rFonts w:ascii="微软雅黑" w:eastAsia="微软雅黑" w:hAnsi="微软雅黑" w:hint="eastAsia"/>
          <w:color w:val="222222"/>
        </w:rPr>
        <w:t>起支持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KRaft </w:t>
      </w:r>
      <w:r>
        <w:rPr>
          <w:rStyle w:val="a4"/>
          <w:rFonts w:ascii="微软雅黑" w:eastAsia="微软雅黑" w:hAnsi="微软雅黑" w:hint="eastAsia"/>
          <w:color w:val="222222"/>
        </w:rPr>
        <w:t>模式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Fonts w:ascii="微软雅黑" w:eastAsia="微软雅黑" w:hAnsi="微软雅黑" w:hint="eastAsia"/>
          <w:color w:val="222222"/>
        </w:rPr>
        <w:t xml:space="preserve">4.x </w:t>
      </w:r>
      <w:r>
        <w:rPr>
          <w:rFonts w:ascii="微软雅黑" w:eastAsia="微软雅黑" w:hAnsi="微软雅黑" w:hint="eastAsia"/>
          <w:color w:val="222222"/>
        </w:rPr>
        <w:t>已</w:t>
      </w:r>
      <w:r>
        <w:rPr>
          <w:rStyle w:val="a4"/>
          <w:rFonts w:ascii="微软雅黑" w:eastAsia="微软雅黑" w:hAnsi="微软雅黑" w:hint="eastAsia"/>
          <w:color w:val="222222"/>
        </w:rPr>
        <w:t>彻底移除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ZooKeeper</w:t>
      </w:r>
      <w:r>
        <w:rPr>
          <w:rFonts w:ascii="微软雅黑" w:eastAsia="微软雅黑" w:hAnsi="微软雅黑" w:hint="eastAsia"/>
          <w:color w:val="222222"/>
        </w:rPr>
        <w:t>（纯</w:t>
      </w:r>
      <w:r>
        <w:rPr>
          <w:rFonts w:ascii="微软雅黑" w:eastAsia="微软雅黑" w:hAnsi="微软雅黑" w:hint="eastAsia"/>
          <w:color w:val="222222"/>
        </w:rPr>
        <w:t xml:space="preserve"> KRaft </w:t>
      </w:r>
      <w:r>
        <w:rPr>
          <w:rFonts w:ascii="微软雅黑" w:eastAsia="微软雅黑" w:hAnsi="微软雅黑" w:hint="eastAsia"/>
          <w:color w:val="222222"/>
        </w:rPr>
        <w:t>架构）；官方镜像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apache/kafka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持续维护，</w:t>
      </w:r>
      <w:r>
        <w:rPr>
          <w:rFonts w:ascii="微软雅黑" w:eastAsia="微软雅黑" w:hAnsi="微软雅黑" w:hint="eastAsia"/>
          <w:color w:val="222222"/>
        </w:rPr>
        <w:t xml:space="preserve">Docker </w:t>
      </w:r>
      <w:r>
        <w:rPr>
          <w:rFonts w:ascii="微软雅黑" w:eastAsia="微软雅黑" w:hAnsi="微软雅黑" w:hint="eastAsia"/>
          <w:color w:val="222222"/>
        </w:rPr>
        <w:t>单容器即可起完整集群，比</w:t>
      </w:r>
      <w:r>
        <w:rPr>
          <w:rFonts w:ascii="微软雅黑" w:eastAsia="微软雅黑" w:hAnsi="微软雅黑" w:hint="eastAsia"/>
          <w:color w:val="222222"/>
        </w:rPr>
        <w:t xml:space="preserve"> RocketMQ 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Fonts w:ascii="微软雅黑" w:eastAsia="微软雅黑" w:hAnsi="微软雅黑" w:hint="eastAsia"/>
          <w:color w:val="222222"/>
        </w:rPr>
        <w:t xml:space="preserve"> NameServer + Broker + </w:t>
      </w:r>
      <w:r>
        <w:rPr>
          <w:rFonts w:ascii="微软雅黑" w:eastAsia="微软雅黑" w:hAnsi="微软雅黑" w:hint="eastAsia"/>
          <w:color w:val="222222"/>
        </w:rPr>
        <w:t>可选</w:t>
      </w:r>
      <w:r>
        <w:rPr>
          <w:rFonts w:ascii="微软雅黑" w:eastAsia="微软雅黑" w:hAnsi="微软雅黑" w:hint="eastAsia"/>
          <w:color w:val="222222"/>
        </w:rPr>
        <w:t xml:space="preserve"> ZooKeeper </w:t>
      </w:r>
      <w:r>
        <w:rPr>
          <w:rFonts w:ascii="微软雅黑" w:eastAsia="微软雅黑" w:hAnsi="微软雅黑" w:hint="eastAsia"/>
          <w:color w:val="222222"/>
        </w:rPr>
        <w:t>三件套更省资源、故障面更小。</w:t>
      </w:r>
    </w:p>
    <w:p w14:paraId="51263E01" w14:textId="77777777" w:rsidR="008D7DB7" w:rsidRDefault="008D7DB7">
      <w:pPr>
        <w:numPr>
          <w:ilvl w:val="0"/>
          <w:numId w:val="9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诚实说明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RocketMQ </w:t>
      </w:r>
      <w:r>
        <w:rPr>
          <w:rFonts w:ascii="微软雅黑" w:eastAsia="微软雅黑" w:hAnsi="微软雅黑" w:hint="eastAsia"/>
          <w:color w:val="222222"/>
        </w:rPr>
        <w:t>在事务消息、延迟消息、消息轨迹查询上更强，国内企业应用更广。本项目无事务消息需求，延迟消息可用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@Scheduled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兜底，因此</w:t>
      </w:r>
      <w:r>
        <w:rPr>
          <w:rFonts w:ascii="微软雅黑" w:eastAsia="微软雅黑" w:hAnsi="微软雅黑" w:hint="eastAsia"/>
          <w:color w:val="222222"/>
        </w:rPr>
        <w:t xml:space="preserve"> Kafka </w:t>
      </w:r>
      <w:r>
        <w:rPr>
          <w:rFonts w:ascii="微软雅黑" w:eastAsia="微软雅黑" w:hAnsi="微软雅黑" w:hint="eastAsia"/>
          <w:color w:val="222222"/>
        </w:rPr>
        <w:t>的取舍是合理的；此项分析与选型对比表（</w:t>
      </w:r>
      <w:r>
        <w:rPr>
          <w:rFonts w:ascii="微软雅黑" w:eastAsia="微软雅黑" w:hAnsi="微软雅黑" w:hint="eastAsia"/>
          <w:color w:val="222222"/>
        </w:rPr>
        <w:t xml:space="preserve">4.3 </w:t>
      </w:r>
      <w:r>
        <w:rPr>
          <w:rFonts w:ascii="微软雅黑" w:eastAsia="微软雅黑" w:hAnsi="微软雅黑" w:hint="eastAsia"/>
          <w:color w:val="222222"/>
        </w:rPr>
        <w:t>节）在答辩中作为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技术选型论证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陈述。</w:t>
      </w:r>
    </w:p>
    <w:p w14:paraId="432581B5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2.3.4 </w:t>
      </w:r>
      <w:r>
        <w:rPr>
          <w:rFonts w:ascii="微软雅黑" w:eastAsia="微软雅黑" w:hAnsi="微软雅黑" w:hint="eastAsia"/>
          <w:color w:val="222222"/>
        </w:rPr>
        <w:t>本项目的可靠性约定</w:t>
      </w:r>
    </w:p>
    <w:p w14:paraId="10EDD253" w14:textId="77777777" w:rsidR="008D7DB7" w:rsidRDefault="008D7DB7">
      <w:pPr>
        <w:numPr>
          <w:ilvl w:val="0"/>
          <w:numId w:val="10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HTML"/>
          <w:rFonts w:hint="eastAsia"/>
          <w:b/>
          <w:bCs/>
          <w:color w:val="222222"/>
        </w:rPr>
        <w:t>acks=all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Style w:val="HTML"/>
          <w:rFonts w:hint="eastAsia"/>
          <w:color w:val="222222"/>
        </w:rPr>
        <w:t>enable.idempotence=true</w:t>
      </w:r>
      <w:r>
        <w:rPr>
          <w:rFonts w:ascii="微软雅黑" w:eastAsia="微软雅黑" w:hAnsi="微软雅黑" w:hint="eastAsia"/>
          <w:color w:val="222222"/>
        </w:rPr>
        <w:t>：生产者等待所有</w:t>
      </w:r>
      <w:r>
        <w:rPr>
          <w:rFonts w:ascii="微软雅黑" w:eastAsia="微软雅黑" w:hAnsi="微软雅黑" w:hint="eastAsia"/>
          <w:color w:val="222222"/>
        </w:rPr>
        <w:t xml:space="preserve"> ISR </w:t>
      </w:r>
      <w:r>
        <w:rPr>
          <w:rFonts w:ascii="微软雅黑" w:eastAsia="微软雅黑" w:hAnsi="微软雅黑" w:hint="eastAsia"/>
          <w:color w:val="222222"/>
        </w:rPr>
        <w:t>副本确认，并开启幂等，防止重试导致消息重复。</w:t>
      </w:r>
    </w:p>
    <w:p w14:paraId="0EAA7E44" w14:textId="77777777" w:rsidR="008D7DB7" w:rsidRDefault="008D7DB7">
      <w:pPr>
        <w:numPr>
          <w:ilvl w:val="0"/>
          <w:numId w:val="10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手动提交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Offset</w:t>
      </w:r>
      <w:r>
        <w:rPr>
          <w:rFonts w:ascii="微软雅黑" w:eastAsia="微软雅黑" w:hAnsi="微软雅黑" w:hint="eastAsia"/>
          <w:color w:val="222222"/>
        </w:rPr>
        <w:t>：消费端采用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ack-mode=manual_immediate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Style w:val="a4"/>
          <w:rFonts w:ascii="微软雅黑" w:eastAsia="微软雅黑" w:hAnsi="微软雅黑" w:hint="eastAsia"/>
          <w:color w:val="222222"/>
        </w:rPr>
        <w:t>业务处理成功后才提交</w:t>
      </w:r>
      <w:r>
        <w:rPr>
          <w:rFonts w:ascii="微软雅黑" w:eastAsia="微软雅黑" w:hAnsi="微软雅黑" w:hint="eastAsia"/>
          <w:color w:val="222222"/>
        </w:rPr>
        <w:t>，避免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消息已提交但业务失败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导致的数据丢失。</w:t>
      </w:r>
    </w:p>
    <w:p w14:paraId="3DBAAE73" w14:textId="77777777" w:rsidR="008D7DB7" w:rsidRDefault="008D7DB7">
      <w:pPr>
        <w:numPr>
          <w:ilvl w:val="0"/>
          <w:numId w:val="10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消费幂等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Kafka </w:t>
      </w:r>
      <w:r>
        <w:rPr>
          <w:rFonts w:ascii="微软雅黑" w:eastAsia="微软雅黑" w:hAnsi="微软雅黑" w:hint="eastAsia"/>
          <w:color w:val="222222"/>
        </w:rPr>
        <w:t>只能保证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至少一次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投递，故消费端按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alarmId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Style w:val="HTML"/>
          <w:rFonts w:hint="eastAsia"/>
          <w:color w:val="222222"/>
        </w:rPr>
        <w:t>(deviceId, ts)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做幂等</w:t>
      </w:r>
      <w:r>
        <w:rPr>
          <w:rFonts w:ascii="微软雅黑" w:eastAsia="微软雅黑" w:hAnsi="微软雅黑" w:hint="eastAsia"/>
          <w:color w:val="222222"/>
        </w:rPr>
        <w:t xml:space="preserve"> upsert</w:t>
      </w:r>
      <w:r>
        <w:rPr>
          <w:rFonts w:ascii="微软雅黑" w:eastAsia="微软雅黑" w:hAnsi="微软雅黑" w:hint="eastAsia"/>
          <w:color w:val="222222"/>
        </w:rPr>
        <w:t>，重复消费不会产生重复记录。</w:t>
      </w:r>
    </w:p>
    <w:p w14:paraId="3DC35103" w14:textId="77777777" w:rsidR="008D7DB7" w:rsidRDefault="008D7DB7">
      <w:pPr>
        <w:numPr>
          <w:ilvl w:val="0"/>
          <w:numId w:val="10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单分区单节点</w:t>
      </w:r>
      <w:r>
        <w:rPr>
          <w:rFonts w:ascii="微软雅黑" w:eastAsia="微软雅黑" w:hAnsi="微软雅黑" w:hint="eastAsia"/>
          <w:color w:val="222222"/>
        </w:rPr>
        <w:t>：单</w:t>
      </w:r>
      <w:r>
        <w:rPr>
          <w:rFonts w:ascii="微软雅黑" w:eastAsia="微软雅黑" w:hAnsi="微软雅黑" w:hint="eastAsia"/>
          <w:color w:val="222222"/>
        </w:rPr>
        <w:t xml:space="preserve"> Broker </w:t>
      </w:r>
      <w:r>
        <w:rPr>
          <w:rFonts w:ascii="微软雅黑" w:eastAsia="微软雅黑" w:hAnsi="微软雅黑" w:hint="eastAsia"/>
          <w:color w:val="222222"/>
        </w:rPr>
        <w:t>环境下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replication.factor=1</w:t>
      </w:r>
      <w:r>
        <w:rPr>
          <w:rFonts w:ascii="微软雅黑" w:eastAsia="微软雅黑" w:hAnsi="微软雅黑" w:hint="eastAsia"/>
          <w:color w:val="222222"/>
        </w:rPr>
        <w:t>，仅作教学演示；生产环境应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≥</w:t>
      </w:r>
      <w:r>
        <w:rPr>
          <w:rFonts w:ascii="微软雅黑" w:eastAsia="微软雅黑" w:hAnsi="微软雅黑" w:hint="eastAsia"/>
          <w:color w:val="222222"/>
        </w:rPr>
        <w:t xml:space="preserve">3 </w:t>
      </w:r>
      <w:r>
        <w:rPr>
          <w:rFonts w:ascii="微软雅黑" w:eastAsia="微软雅黑" w:hAnsi="微软雅黑" w:hint="eastAsia"/>
          <w:color w:val="222222"/>
        </w:rPr>
        <w:t>并配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min.insync.replicas=2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0907B4C3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2.4 </w:t>
      </w:r>
      <w:r>
        <w:rPr>
          <w:rFonts w:ascii="微软雅黑" w:eastAsia="微软雅黑" w:hAnsi="微软雅黑" w:hint="eastAsia"/>
          <w:color w:val="222222"/>
        </w:rPr>
        <w:t>负载均衡中间件</w:t>
      </w:r>
      <w:r>
        <w:rPr>
          <w:rFonts w:ascii="微软雅黑" w:eastAsia="微软雅黑" w:hAnsi="微软雅黑" w:hint="eastAsia"/>
          <w:color w:val="222222"/>
        </w:rPr>
        <w:t xml:space="preserve"> Nginx</w:t>
      </w:r>
    </w:p>
    <w:p w14:paraId="07AE5A0F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2.4.1 </w:t>
      </w:r>
      <w:r>
        <w:rPr>
          <w:rFonts w:ascii="微软雅黑" w:eastAsia="微软雅黑" w:hAnsi="微软雅黑" w:hint="eastAsia"/>
          <w:color w:val="222222"/>
        </w:rPr>
        <w:t>能力清单与本项目用法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6766"/>
      </w:tblGrid>
      <w:tr w:rsidR="00000000" w14:paraId="56D7CF8A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C1B44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2E2F4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本项目用法</w:t>
            </w:r>
          </w:p>
        </w:tc>
      </w:tr>
      <w:tr w:rsidR="00000000" w14:paraId="53B9443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41D5C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反向代理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B3C5D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对外唯一入口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:8080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，前端静态资源与后端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API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统一从此进出，隐藏内部拓扑</w:t>
            </w:r>
          </w:p>
        </w:tc>
      </w:tr>
      <w:tr w:rsidR="00000000" w14:paraId="5CC47A0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7B930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负载均衡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C5511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upstream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定义后端实例，采用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least_conn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策略（长连接与慢请求场景优于默认轮询）；配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max_fails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Style w:val="HTML"/>
                <w:rFonts w:hint="eastAsia"/>
                <w:color w:val="222222"/>
              </w:rPr>
              <w:t>fail_timeout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实现被动健康检查与故障摘除</w:t>
            </w:r>
          </w:p>
        </w:tc>
      </w:tr>
      <w:tr w:rsidR="00000000" w14:paraId="769DCEC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8A51D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长连接复用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732D4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keepalive 32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"/>
                <w:rFonts w:hint="eastAsia"/>
                <w:color w:val="222222"/>
              </w:rPr>
              <w:t>proxy_http_version 1.1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清空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Connection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头，减少与后端反复建连的开销</w:t>
            </w:r>
          </w:p>
        </w:tc>
      </w:tr>
      <w:tr w:rsidR="00000000" w14:paraId="4808E61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132A4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限流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4981E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limit_req_zone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基于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限流，保护后端不被压测流量或误刷击穿</w:t>
            </w:r>
          </w:p>
        </w:tc>
      </w:tr>
      <w:tr w:rsidR="00000000" w14:paraId="752EB7E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6FC72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静态资源与压缩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3862B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直接托管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Vue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打包产物，开启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gzip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压缩文本类资源；</w:t>
            </w:r>
            <w:r>
              <w:rPr>
                <w:rStyle w:val="HTML"/>
                <w:rFonts w:hint="eastAsia"/>
                <w:color w:val="222222"/>
              </w:rPr>
              <w:t>try_files ... /index.html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支持前端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History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路由</w:t>
            </w:r>
          </w:p>
        </w:tc>
      </w:tr>
      <w:tr w:rsidR="00000000" w14:paraId="4BB10AC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51FB1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安全基础配置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19DF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隐藏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Server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版本号、限制请求体大小、屏蔽隐藏文件访问、配置基础安全响应头</w:t>
            </w:r>
          </w:p>
        </w:tc>
      </w:tr>
      <w:tr w:rsidR="00000000" w14:paraId="76F4DBF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F823A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WebSocket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代理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7D8F7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Upgrade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Style w:val="HTML"/>
                <w:rFonts w:hint="eastAsia"/>
                <w:color w:val="222222"/>
              </w:rPr>
              <w:t>Connection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头转发，支撑实时告警推送（加分项）</w:t>
            </w:r>
          </w:p>
        </w:tc>
      </w:tr>
    </w:tbl>
    <w:p w14:paraId="2AA73426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2.4.2 </w:t>
      </w:r>
      <w:r>
        <w:rPr>
          <w:rFonts w:ascii="微软雅黑" w:eastAsia="微软雅黑" w:hAnsi="微软雅黑" w:hint="eastAsia"/>
          <w:color w:val="222222"/>
        </w:rPr>
        <w:t>设计要点</w:t>
      </w:r>
    </w:p>
    <w:p w14:paraId="6B88703E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Nginx </w:t>
      </w:r>
      <w:r>
        <w:rPr>
          <w:rFonts w:ascii="微软雅黑" w:eastAsia="微软雅黑" w:hAnsi="微软雅黑" w:hint="eastAsia"/>
          <w:color w:val="222222"/>
        </w:rPr>
        <w:t>在本项目中不是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可有可无的装饰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，而是</w:t>
      </w:r>
      <w:r>
        <w:rPr>
          <w:rStyle w:val="a4"/>
          <w:rFonts w:ascii="微软雅黑" w:eastAsia="微软雅黑" w:hAnsi="微软雅黑" w:hint="eastAsia"/>
          <w:color w:val="222222"/>
        </w:rPr>
        <w:t>唯一对外边界</w:t>
      </w:r>
      <w:r>
        <w:rPr>
          <w:rFonts w:ascii="微软雅黑" w:eastAsia="微软雅黑" w:hAnsi="微软雅黑" w:hint="eastAsia"/>
          <w:color w:val="222222"/>
        </w:rPr>
        <w:t>：只要</w:t>
      </w:r>
      <w:r>
        <w:rPr>
          <w:rFonts w:ascii="微软雅黑" w:eastAsia="微软雅黑" w:hAnsi="微软雅黑" w:hint="eastAsia"/>
          <w:color w:val="222222"/>
        </w:rPr>
        <w:t xml:space="preserve"> Nginx </w:t>
      </w:r>
      <w:r>
        <w:rPr>
          <w:rFonts w:ascii="微软雅黑" w:eastAsia="微软雅黑" w:hAnsi="微软雅黑" w:hint="eastAsia"/>
          <w:color w:val="222222"/>
        </w:rPr>
        <w:t>配置正确，前端就不需要知道后端有几个实例、端口是多少、是否扩容；后端服务因此可以做到</w:t>
      </w:r>
      <w:r>
        <w:rPr>
          <w:rStyle w:val="a4"/>
          <w:rFonts w:ascii="微软雅黑" w:eastAsia="微软雅黑" w:hAnsi="微软雅黑" w:hint="eastAsia"/>
          <w:color w:val="222222"/>
        </w:rPr>
        <w:t>无状态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+ </w:t>
      </w:r>
      <w:r>
        <w:rPr>
          <w:rStyle w:val="a4"/>
          <w:rFonts w:ascii="微软雅黑" w:eastAsia="微软雅黑" w:hAnsi="微软雅黑" w:hint="eastAsia"/>
          <w:color w:val="222222"/>
        </w:rPr>
        <w:t>多实例</w:t>
      </w:r>
      <w:r>
        <w:rPr>
          <w:rFonts w:ascii="微软雅黑" w:eastAsia="微软雅黑" w:hAnsi="微软雅黑" w:hint="eastAsia"/>
          <w:color w:val="222222"/>
        </w:rPr>
        <w:t>，这正是企业应用集成中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网关层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的价值。配置全文见</w:t>
      </w:r>
      <w:r>
        <w:rPr>
          <w:rFonts w:ascii="微软雅黑" w:eastAsia="微软雅黑" w:hAnsi="微软雅黑" w:hint="eastAsia"/>
          <w:color w:val="222222"/>
        </w:rPr>
        <w:t xml:space="preserve"> 5.2.6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6C46DD94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2.5 Elasticsearch </w:t>
      </w:r>
      <w:r>
        <w:rPr>
          <w:rFonts w:ascii="微软雅黑" w:eastAsia="微软雅黑" w:hAnsi="微软雅黑" w:hint="eastAsia"/>
          <w:color w:val="222222"/>
        </w:rPr>
        <w:t>分布式检索引擎</w:t>
      </w:r>
    </w:p>
    <w:p w14:paraId="75AF55B2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2.5.1 </w:t>
      </w:r>
      <w:r>
        <w:rPr>
          <w:rFonts w:ascii="微软雅黑" w:eastAsia="微软雅黑" w:hAnsi="微软雅黑" w:hint="eastAsia"/>
          <w:color w:val="222222"/>
        </w:rPr>
        <w:t>核心原理</w:t>
      </w:r>
    </w:p>
    <w:p w14:paraId="62779342" w14:textId="77777777" w:rsidR="008D7DB7" w:rsidRDefault="008D7DB7">
      <w:pPr>
        <w:numPr>
          <w:ilvl w:val="0"/>
          <w:numId w:val="1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倒排索引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Fonts w:ascii="微软雅黑" w:eastAsia="微软雅黑" w:hAnsi="微软雅黑" w:hint="eastAsia"/>
          <w:color w:val="222222"/>
        </w:rPr>
        <w:t>底层是</w:t>
      </w:r>
      <w:r>
        <w:rPr>
          <w:rFonts w:ascii="微软雅黑" w:eastAsia="微软雅黑" w:hAnsi="微软雅黑" w:hint="eastAsia"/>
          <w:color w:val="222222"/>
        </w:rPr>
        <w:t xml:space="preserve"> Lucene</w:t>
      </w:r>
      <w:r>
        <w:rPr>
          <w:rFonts w:ascii="微软雅黑" w:eastAsia="微软雅黑" w:hAnsi="微软雅黑" w:hint="eastAsia"/>
          <w:color w:val="222222"/>
        </w:rPr>
        <w:t>，把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文档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词项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正排关系反转成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词项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文档列表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的词典结构，使全文检索无需全表扫描。写入时经</w:t>
      </w:r>
      <w:r>
        <w:rPr>
          <w:rStyle w:val="a4"/>
          <w:rFonts w:ascii="微软雅黑" w:eastAsia="微软雅黑" w:hAnsi="微软雅黑" w:hint="eastAsia"/>
          <w:color w:val="222222"/>
        </w:rPr>
        <w:t>分词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→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建索引</w:t>
      </w:r>
      <w:r>
        <w:rPr>
          <w:rFonts w:ascii="微软雅黑" w:eastAsia="微软雅黑" w:hAnsi="微软雅黑" w:hint="eastAsia"/>
          <w:color w:val="222222"/>
        </w:rPr>
        <w:t>，查询时对查询串做同样分词后匹配。</w:t>
      </w:r>
    </w:p>
    <w:p w14:paraId="20594616" w14:textId="77777777" w:rsidR="008D7DB7" w:rsidRDefault="008D7DB7">
      <w:pPr>
        <w:numPr>
          <w:ilvl w:val="0"/>
          <w:numId w:val="1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近实时（</w:t>
      </w:r>
      <w:r>
        <w:rPr>
          <w:rStyle w:val="a4"/>
          <w:rFonts w:ascii="微软雅黑" w:eastAsia="微软雅黑" w:hAnsi="微软雅黑" w:hint="eastAsia"/>
          <w:color w:val="222222"/>
        </w:rPr>
        <w:t>NRT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Fonts w:ascii="微软雅黑" w:eastAsia="微软雅黑" w:hAnsi="微软雅黑" w:hint="eastAsia"/>
          <w:color w:val="222222"/>
        </w:rPr>
        <w:t>：写入的文档先进入内存</w:t>
      </w:r>
      <w:r>
        <w:rPr>
          <w:rFonts w:ascii="微软雅黑" w:eastAsia="微软雅黑" w:hAnsi="微软雅黑" w:hint="eastAsia"/>
          <w:color w:val="222222"/>
        </w:rPr>
        <w:t xml:space="preserve"> buffer </w:t>
      </w:r>
      <w:r>
        <w:rPr>
          <w:rFonts w:ascii="微软雅黑" w:eastAsia="微软雅黑" w:hAnsi="微软雅黑" w:hint="eastAsia"/>
          <w:color w:val="222222"/>
        </w:rPr>
        <w:t>与</w:t>
      </w:r>
      <w:r>
        <w:rPr>
          <w:rFonts w:ascii="微软雅黑" w:eastAsia="微软雅黑" w:hAnsi="微软雅黑" w:hint="eastAsia"/>
          <w:color w:val="222222"/>
        </w:rPr>
        <w:t xml:space="preserve"> translog</w:t>
      </w:r>
      <w:r>
        <w:rPr>
          <w:rFonts w:ascii="微软雅黑" w:eastAsia="微软雅黑" w:hAnsi="微软雅黑" w:hint="eastAsia"/>
          <w:color w:val="222222"/>
        </w:rPr>
        <w:t>，默认每</w:t>
      </w:r>
      <w:r>
        <w:rPr>
          <w:rFonts w:ascii="微软雅黑" w:eastAsia="微软雅黑" w:hAnsi="微软雅黑" w:hint="eastAsia"/>
          <w:color w:val="222222"/>
        </w:rPr>
        <w:t xml:space="preserve"> 1 </w:t>
      </w:r>
      <w:r>
        <w:rPr>
          <w:rFonts w:ascii="微软雅黑" w:eastAsia="微软雅黑" w:hAnsi="微软雅黑" w:hint="eastAsia"/>
          <w:color w:val="222222"/>
        </w:rPr>
        <w:t>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refresh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生成新的</w:t>
      </w:r>
      <w:r>
        <w:rPr>
          <w:rFonts w:ascii="微软雅黑" w:eastAsia="微软雅黑" w:hAnsi="微软雅黑" w:hint="eastAsia"/>
          <w:color w:val="222222"/>
        </w:rPr>
        <w:t xml:space="preserve"> segment </w:t>
      </w:r>
      <w:r>
        <w:rPr>
          <w:rFonts w:ascii="微软雅黑" w:eastAsia="微软雅黑" w:hAnsi="微软雅黑" w:hint="eastAsia"/>
          <w:color w:val="222222"/>
        </w:rPr>
        <w:t>才可被搜索，因此是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秒级可见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而非实时。</w:t>
      </w:r>
      <w:r>
        <w:rPr>
          <w:rStyle w:val="a4"/>
          <w:rFonts w:ascii="微软雅黑" w:eastAsia="微软雅黑" w:hAnsi="微软雅黑" w:hint="eastAsia"/>
          <w:color w:val="222222"/>
        </w:rPr>
        <w:t>这是本项目中</w:t>
      </w:r>
      <w:r>
        <w:rPr>
          <w:rStyle w:val="a4"/>
          <w:rFonts w:ascii="微软雅黑" w:eastAsia="微软雅黑" w:hAnsi="微软雅黑" w:hint="eastAsia"/>
          <w:color w:val="222222"/>
        </w:rPr>
        <w:t>"</w:t>
      </w:r>
      <w:r>
        <w:rPr>
          <w:rStyle w:val="a4"/>
          <w:rFonts w:ascii="微软雅黑" w:eastAsia="微软雅黑" w:hAnsi="微软雅黑" w:hint="eastAsia"/>
          <w:color w:val="222222"/>
        </w:rPr>
        <w:t>告警已入库但立刻检索不到</w:t>
      </w:r>
      <w:r>
        <w:rPr>
          <w:rStyle w:val="a4"/>
          <w:rFonts w:ascii="微软雅黑" w:eastAsia="微软雅黑" w:hAnsi="微软雅黑" w:hint="eastAsia"/>
          <w:color w:val="222222"/>
        </w:rPr>
        <w:t>"</w:t>
      </w:r>
      <w:r>
        <w:rPr>
          <w:rStyle w:val="a4"/>
          <w:rFonts w:ascii="微软雅黑" w:eastAsia="微软雅黑" w:hAnsi="微软雅黑" w:hint="eastAsia"/>
          <w:color w:val="222222"/>
        </w:rPr>
        <w:t>类问题的根因</w:t>
      </w:r>
      <w:r>
        <w:rPr>
          <w:rFonts w:ascii="微软雅黑" w:eastAsia="微软雅黑" w:hAnsi="微软雅黑" w:hint="eastAsia"/>
          <w:color w:val="222222"/>
        </w:rPr>
        <w:t>，排查时必须先想到</w:t>
      </w:r>
      <w:r>
        <w:rPr>
          <w:rFonts w:ascii="微软雅黑" w:eastAsia="微软雅黑" w:hAnsi="微软雅黑" w:hint="eastAsia"/>
          <w:color w:val="222222"/>
        </w:rPr>
        <w:t xml:space="preserve"> refresh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1BE27E2E" w14:textId="77777777" w:rsidR="008D7DB7" w:rsidRDefault="008D7DB7">
      <w:pPr>
        <w:numPr>
          <w:ilvl w:val="0"/>
          <w:numId w:val="1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lastRenderedPageBreak/>
        <w:t>分片与副本</w:t>
      </w:r>
      <w:r>
        <w:rPr>
          <w:rFonts w:ascii="微软雅黑" w:eastAsia="微软雅黑" w:hAnsi="微软雅黑" w:hint="eastAsia"/>
          <w:color w:val="222222"/>
        </w:rPr>
        <w:t>：索引被切分为多个</w:t>
      </w:r>
      <w:r>
        <w:rPr>
          <w:rFonts w:ascii="微软雅黑" w:eastAsia="微软雅黑" w:hAnsi="微软雅黑" w:hint="eastAsia"/>
          <w:color w:val="222222"/>
        </w:rPr>
        <w:t xml:space="preserve"> primary shard</w:t>
      </w:r>
      <w:r>
        <w:rPr>
          <w:rFonts w:ascii="微软雅黑" w:eastAsia="微软雅黑" w:hAnsi="微软雅黑" w:hint="eastAsia"/>
          <w:color w:val="222222"/>
        </w:rPr>
        <w:t>（决定容量与并行度），每个</w:t>
      </w:r>
      <w:r>
        <w:rPr>
          <w:rFonts w:ascii="微软雅黑" w:eastAsia="微软雅黑" w:hAnsi="微软雅黑" w:hint="eastAsia"/>
          <w:color w:val="222222"/>
        </w:rPr>
        <w:t xml:space="preserve"> shard </w:t>
      </w:r>
      <w:r>
        <w:rPr>
          <w:rFonts w:ascii="微软雅黑" w:eastAsia="微软雅黑" w:hAnsi="微软雅黑" w:hint="eastAsia"/>
          <w:color w:val="222222"/>
        </w:rPr>
        <w:t>有</w:t>
      </w:r>
      <w:r>
        <w:rPr>
          <w:rFonts w:ascii="微软雅黑" w:eastAsia="微软雅黑" w:hAnsi="微软雅黑" w:hint="eastAsia"/>
          <w:color w:val="222222"/>
        </w:rPr>
        <w:t xml:space="preserve"> replica</w:t>
      </w:r>
      <w:r>
        <w:rPr>
          <w:rFonts w:ascii="微软雅黑" w:eastAsia="微软雅黑" w:hAnsi="微软雅黑" w:hint="eastAsia"/>
          <w:color w:val="222222"/>
        </w:rPr>
        <w:t>（提供高可用与读吞吐）。</w:t>
      </w:r>
    </w:p>
    <w:p w14:paraId="5B0F696D" w14:textId="77777777" w:rsidR="008D7DB7" w:rsidRDefault="008D7DB7">
      <w:pPr>
        <w:numPr>
          <w:ilvl w:val="0"/>
          <w:numId w:val="1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Mapping </w:t>
      </w:r>
      <w:r>
        <w:rPr>
          <w:rStyle w:val="a4"/>
          <w:rFonts w:ascii="微软雅黑" w:eastAsia="微软雅黑" w:hAnsi="微软雅黑" w:hint="eastAsia"/>
          <w:color w:val="222222"/>
        </w:rPr>
        <w:t>与动态映射</w:t>
      </w:r>
      <w:r>
        <w:rPr>
          <w:rFonts w:ascii="微软雅黑" w:eastAsia="微软雅黑" w:hAnsi="微软雅黑" w:hint="eastAsia"/>
          <w:color w:val="222222"/>
        </w:rPr>
        <w:t>：字段类型一旦确定不可直接修改（只能重建索引）。因此本项目采用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显式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mapping + </w:t>
      </w:r>
      <w:r>
        <w:rPr>
          <w:rStyle w:val="a4"/>
          <w:rFonts w:ascii="微软雅黑" w:eastAsia="微软雅黑" w:hAnsi="微软雅黑" w:hint="eastAsia"/>
          <w:color w:val="222222"/>
        </w:rPr>
        <w:t>收敛的动态映射</w:t>
      </w:r>
      <w:r>
        <w:rPr>
          <w:rFonts w:ascii="微软雅黑" w:eastAsia="微软雅黑" w:hAnsi="微软雅黑" w:hint="eastAsia"/>
          <w:color w:val="222222"/>
        </w:rPr>
        <w:t>，避免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字符串被自动识别成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date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后又写入非日期值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这类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mapper_parsing_exception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794C55B5" w14:textId="77777777" w:rsidR="008D7DB7" w:rsidRDefault="008D7DB7">
      <w:pPr>
        <w:numPr>
          <w:ilvl w:val="0"/>
          <w:numId w:val="1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地理数据类型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b/>
          <w:bCs/>
          <w:color w:val="222222"/>
        </w:rPr>
        <w:t>geo_point</w:t>
      </w:r>
      <w:r>
        <w:rPr>
          <w:rFonts w:ascii="微软雅黑" w:eastAsia="微软雅黑" w:hAnsi="微软雅黑" w:hint="eastAsia"/>
          <w:color w:val="222222"/>
        </w:rPr>
        <w:t>：以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{"lat":..,"lon":..}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或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[lon,lat]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存储，支持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geo_distance</w:t>
      </w:r>
      <w:r>
        <w:rPr>
          <w:rFonts w:ascii="微软雅黑" w:eastAsia="微软雅黑" w:hAnsi="微软雅黑" w:hint="eastAsia"/>
          <w:color w:val="222222"/>
        </w:rPr>
        <w:t>（半径）、</w:t>
      </w:r>
      <w:r>
        <w:rPr>
          <w:rStyle w:val="HTML"/>
          <w:rFonts w:hint="eastAsia"/>
          <w:color w:val="222222"/>
        </w:rPr>
        <w:t>geo_bounding_box</w:t>
      </w:r>
      <w:r>
        <w:rPr>
          <w:rFonts w:ascii="微软雅黑" w:eastAsia="微软雅黑" w:hAnsi="微软雅黑" w:hint="eastAsia"/>
          <w:color w:val="222222"/>
        </w:rPr>
        <w:t>（矩形）、</w:t>
      </w:r>
      <w:r>
        <w:rPr>
          <w:rStyle w:val="HTML"/>
          <w:rFonts w:hint="eastAsia"/>
          <w:color w:val="222222"/>
        </w:rPr>
        <w:t>geo_shape</w:t>
      </w:r>
      <w:r>
        <w:rPr>
          <w:rFonts w:ascii="微软雅黑" w:eastAsia="微软雅黑" w:hAnsi="微软雅黑" w:hint="eastAsia"/>
          <w:color w:val="222222"/>
        </w:rPr>
        <w:t>（多边形）查询，直接满足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按地理位置检索巡检告警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0080FC2A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2.5.2 </w:t>
      </w:r>
      <w:r>
        <w:rPr>
          <w:rFonts w:ascii="微软雅黑" w:eastAsia="微软雅黑" w:hAnsi="微软雅黑" w:hint="eastAsia"/>
          <w:color w:val="222222"/>
        </w:rPr>
        <w:t>本项目定位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7562"/>
      </w:tblGrid>
      <w:tr w:rsidR="00000000" w14:paraId="029310D8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56910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06951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结论</w:t>
            </w:r>
          </w:p>
        </w:tc>
      </w:tr>
      <w:tr w:rsidR="00000000" w14:paraId="439ABF6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F9CE6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承担职责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6F945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巡检事件与告警的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多维检索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统计分析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：按设备编号、时间范围、告警类型、地理范围组合查询</w:t>
            </w:r>
          </w:p>
        </w:tc>
      </w:tr>
      <w:tr w:rsidR="00000000" w14:paraId="755DD1B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AE68B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数据来源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F38C6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inspection.alarm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主题后，经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批量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Bulk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写入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（非逐条写），与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形成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双写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</w:p>
        </w:tc>
      </w:tr>
      <w:tr w:rsidR="00000000" w14:paraId="1E2713A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4316D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双写的取舍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D053A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是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权威数据源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（保证事务与完整字段），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是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检索副本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。允许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短暂不一致，由消费端失败重试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每日对账任务兜底（写入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5.3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风险预案）</w:t>
            </w:r>
          </w:p>
        </w:tc>
      </w:tr>
      <w:tr w:rsidR="00000000" w14:paraId="06D436D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2AA90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可视化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A3D2A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Kibana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建仪表盘（告警类型分布饼图、时间趋势折线、地理热力图），与自研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Vue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前端并存——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Kibana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面向运维分析，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Vue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面向业务操作</w:t>
            </w:r>
          </w:p>
        </w:tc>
      </w:tr>
      <w:tr w:rsidR="00000000" w14:paraId="2B8E36A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48B38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中文检索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1CA26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优先安装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ik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分词插件（提供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ik_smart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Style w:val="HTML"/>
                <w:rFonts w:hint="eastAsia"/>
                <w:color w:val="222222"/>
              </w:rPr>
              <w:t>ik_max_word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）；若插件安装受网络限制，则退化为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standard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分词器并按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deviceId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Style w:val="HTML"/>
                <w:rFonts w:hint="eastAsia"/>
                <w:color w:val="222222"/>
              </w:rPr>
              <w:t>alarmType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keyword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字段精确检索，正文模糊检索降级为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wildcard</w:t>
            </w:r>
          </w:p>
        </w:tc>
      </w:tr>
    </w:tbl>
    <w:p w14:paraId="09D2C523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2.6 Docker </w:t>
      </w:r>
      <w:r>
        <w:rPr>
          <w:rFonts w:ascii="微软雅黑" w:eastAsia="微软雅黑" w:hAnsi="微软雅黑" w:hint="eastAsia"/>
          <w:color w:val="222222"/>
        </w:rPr>
        <w:t>容器虚拟化技术</w:t>
      </w:r>
    </w:p>
    <w:p w14:paraId="75E192D9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2.6.1 </w:t>
      </w:r>
      <w:r>
        <w:rPr>
          <w:rFonts w:ascii="微软雅黑" w:eastAsia="微软雅黑" w:hAnsi="微软雅黑" w:hint="eastAsia"/>
          <w:color w:val="222222"/>
        </w:rPr>
        <w:t>原理与本项目价值</w:t>
      </w:r>
    </w:p>
    <w:p w14:paraId="69CB8571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 xml:space="preserve">Docker </w:t>
      </w:r>
      <w:r>
        <w:rPr>
          <w:rFonts w:ascii="微软雅黑" w:eastAsia="微软雅黑" w:hAnsi="微软雅黑" w:hint="eastAsia"/>
          <w:color w:val="222222"/>
        </w:rPr>
        <w:t>基于</w:t>
      </w:r>
      <w:r>
        <w:rPr>
          <w:rFonts w:ascii="微软雅黑" w:eastAsia="微软雅黑" w:hAnsi="微软雅黑" w:hint="eastAsia"/>
          <w:color w:val="222222"/>
        </w:rPr>
        <w:t xml:space="preserve"> Linux </w:t>
      </w:r>
      <w:r>
        <w:rPr>
          <w:rStyle w:val="a4"/>
          <w:rFonts w:ascii="微软雅黑" w:eastAsia="微软雅黑" w:hAnsi="微软雅黑" w:hint="eastAsia"/>
          <w:color w:val="222222"/>
        </w:rPr>
        <w:t>命名空间（</w:t>
      </w:r>
      <w:r>
        <w:rPr>
          <w:rStyle w:val="a4"/>
          <w:rFonts w:ascii="微软雅黑" w:eastAsia="微软雅黑" w:hAnsi="微软雅黑" w:hint="eastAsia"/>
          <w:color w:val="222222"/>
        </w:rPr>
        <w:t>Namespace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实现隔离（</w:t>
      </w:r>
      <w:r>
        <w:rPr>
          <w:rFonts w:ascii="微软雅黑" w:eastAsia="微软雅黑" w:hAnsi="微软雅黑" w:hint="eastAsia"/>
          <w:color w:val="222222"/>
        </w:rPr>
        <w:t>PID/NET/MNT/UTS/IPC/USER</w:t>
      </w:r>
      <w:r>
        <w:rPr>
          <w:rFonts w:ascii="微软雅黑" w:eastAsia="微软雅黑" w:hAnsi="微软雅黑" w:hint="eastAsia"/>
          <w:color w:val="222222"/>
        </w:rPr>
        <w:t>），基于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cgroups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实现资源限制，通过</w:t>
      </w:r>
      <w:r>
        <w:rPr>
          <w:rStyle w:val="a4"/>
          <w:rFonts w:ascii="微软雅黑" w:eastAsia="微软雅黑" w:hAnsi="微软雅黑" w:hint="eastAsia"/>
          <w:color w:val="222222"/>
        </w:rPr>
        <w:t>镜像分层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+ </w:t>
      </w:r>
      <w:r>
        <w:rPr>
          <w:rStyle w:val="a4"/>
          <w:rFonts w:ascii="微软雅黑" w:eastAsia="微软雅黑" w:hAnsi="微软雅黑" w:hint="eastAsia"/>
          <w:color w:val="222222"/>
        </w:rPr>
        <w:t>联合文件系统</w:t>
      </w:r>
      <w:r>
        <w:rPr>
          <w:rFonts w:ascii="微软雅黑" w:eastAsia="微软雅黑" w:hAnsi="微软雅黑" w:hint="eastAsia"/>
          <w:color w:val="222222"/>
        </w:rPr>
        <w:t>实现秒级启动与环境一致性。</w:t>
      </w:r>
    </w:p>
    <w:p w14:paraId="3FCB2E92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本项目</w:t>
      </w:r>
      <w:r>
        <w:rPr>
          <w:rStyle w:val="a4"/>
          <w:rFonts w:ascii="微软雅黑" w:eastAsia="微软雅黑" w:hAnsi="微软雅黑" w:hint="eastAsia"/>
          <w:color w:val="222222"/>
        </w:rPr>
        <w:t>必须</w:t>
      </w:r>
      <w:r>
        <w:rPr>
          <w:rFonts w:ascii="微软雅黑" w:eastAsia="微软雅黑" w:hAnsi="微软雅黑" w:hint="eastAsia"/>
          <w:color w:val="222222"/>
        </w:rPr>
        <w:t>使用</w:t>
      </w:r>
      <w:r>
        <w:rPr>
          <w:rFonts w:ascii="微软雅黑" w:eastAsia="微软雅黑" w:hAnsi="微软雅黑" w:hint="eastAsia"/>
          <w:color w:val="222222"/>
        </w:rPr>
        <w:t xml:space="preserve"> Docker</w:t>
      </w:r>
      <w:r>
        <w:rPr>
          <w:rFonts w:ascii="微软雅黑" w:eastAsia="微软雅黑" w:hAnsi="微软雅黑" w:hint="eastAsia"/>
          <w:color w:val="222222"/>
        </w:rPr>
        <w:t>，原因不是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显得高级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，而是解决三个具体问题：</w:t>
      </w:r>
    </w:p>
    <w:p w14:paraId="70C66DCE" w14:textId="77777777" w:rsidR="008D7DB7" w:rsidRDefault="008D7DB7">
      <w:pPr>
        <w:numPr>
          <w:ilvl w:val="0"/>
          <w:numId w:val="12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版本兼容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>Hadoop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Java 8 </w:t>
      </w:r>
      <w:r>
        <w:rPr>
          <w:rFonts w:ascii="微软雅黑" w:eastAsia="微软雅黑" w:hAnsi="微软雅黑" w:hint="eastAsia"/>
          <w:color w:val="222222"/>
        </w:rPr>
        <w:t>生态）、</w:t>
      </w:r>
      <w:r>
        <w:rPr>
          <w:rFonts w:ascii="微软雅黑" w:eastAsia="微软雅黑" w:hAnsi="微软雅黑" w:hint="eastAsia"/>
          <w:color w:val="222222"/>
        </w:rPr>
        <w:t>Kafka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>ES</w:t>
      </w:r>
      <w:r>
        <w:rPr>
          <w:rFonts w:ascii="微软雅黑" w:eastAsia="微软雅黑" w:hAnsi="微软雅黑" w:hint="eastAsia"/>
          <w:color w:val="222222"/>
        </w:rPr>
        <w:t>（自带</w:t>
      </w:r>
      <w:r>
        <w:rPr>
          <w:rFonts w:ascii="微软雅黑" w:eastAsia="微软雅黑" w:hAnsi="微软雅黑" w:hint="eastAsia"/>
          <w:color w:val="222222"/>
        </w:rPr>
        <w:t xml:space="preserve"> JDK</w:t>
      </w:r>
      <w:r>
        <w:rPr>
          <w:rFonts w:ascii="微软雅黑" w:eastAsia="微软雅黑" w:hAnsi="微软雅黑" w:hint="eastAsia"/>
          <w:color w:val="222222"/>
        </w:rPr>
        <w:t>）、</w:t>
      </w:r>
      <w:r>
        <w:rPr>
          <w:rFonts w:ascii="微软雅黑" w:eastAsia="微软雅黑" w:hAnsi="微软雅黑" w:hint="eastAsia"/>
          <w:color w:val="222222"/>
        </w:rPr>
        <w:t xml:space="preserve">Nginx </w:t>
      </w:r>
      <w:r>
        <w:rPr>
          <w:rFonts w:ascii="微软雅黑" w:eastAsia="微软雅黑" w:hAnsi="微软雅黑" w:hint="eastAsia"/>
          <w:color w:val="222222"/>
        </w:rPr>
        <w:t>对运行时依赖的要求互不相同，裸机安装极易互相污染。容器化后每个组件锁死在各自镜像内，镜像</w:t>
      </w:r>
      <w:r>
        <w:rPr>
          <w:rFonts w:ascii="微软雅黑" w:eastAsia="微软雅黑" w:hAnsi="微软雅黑" w:hint="eastAsia"/>
          <w:color w:val="222222"/>
        </w:rPr>
        <w:t xml:space="preserve"> tag </w:t>
      </w:r>
      <w:r>
        <w:rPr>
          <w:rFonts w:ascii="微软雅黑" w:eastAsia="微软雅黑" w:hAnsi="微软雅黑" w:hint="eastAsia"/>
          <w:color w:val="222222"/>
        </w:rPr>
        <w:t>即版本即文档。</w:t>
      </w:r>
    </w:p>
    <w:p w14:paraId="076F5EB7" w14:textId="77777777" w:rsidR="008D7DB7" w:rsidRDefault="008D7DB7">
      <w:pPr>
        <w:numPr>
          <w:ilvl w:val="0"/>
          <w:numId w:val="12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一键复现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docker compose up -d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一条命令拉起六个组件，答辩现场或换机器时不会出现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我这能跑你那不能跑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。这是</w:t>
      </w:r>
      <w:r>
        <w:rPr>
          <w:rFonts w:ascii="微软雅黑" w:eastAsia="微软雅黑" w:hAnsi="微软雅黑" w:hint="eastAsia"/>
          <w:color w:val="222222"/>
        </w:rPr>
        <w:t xml:space="preserve"> 5.1 </w:t>
      </w:r>
      <w:r>
        <w:rPr>
          <w:rFonts w:ascii="微软雅黑" w:eastAsia="微软雅黑" w:hAnsi="微软雅黑" w:hint="eastAsia"/>
          <w:color w:val="222222"/>
        </w:rPr>
        <w:t>节环境说明与附录</w:t>
      </w:r>
      <w:r>
        <w:rPr>
          <w:rFonts w:ascii="微软雅黑" w:eastAsia="微软雅黑" w:hAnsi="微软雅黑" w:hint="eastAsia"/>
          <w:color w:val="222222"/>
        </w:rPr>
        <w:t xml:space="preserve"> B </w:t>
      </w:r>
      <w:r>
        <w:rPr>
          <w:rFonts w:ascii="微软雅黑" w:eastAsia="微软雅黑" w:hAnsi="微软雅黑" w:hint="eastAsia"/>
          <w:color w:val="222222"/>
        </w:rPr>
        <w:t>配置文件的可执行化表达。</w:t>
      </w:r>
    </w:p>
    <w:p w14:paraId="56915517" w14:textId="77777777" w:rsidR="008D7DB7" w:rsidRDefault="008D7DB7">
      <w:pPr>
        <w:numPr>
          <w:ilvl w:val="0"/>
          <w:numId w:val="12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网络互通</w:t>
      </w:r>
      <w:r>
        <w:rPr>
          <w:rFonts w:ascii="微软雅黑" w:eastAsia="微软雅黑" w:hAnsi="微软雅黑" w:hint="eastAsia"/>
          <w:color w:val="222222"/>
        </w:rPr>
        <w:t>：自定义</w:t>
      </w:r>
      <w:r>
        <w:rPr>
          <w:rFonts w:ascii="微软雅黑" w:eastAsia="微软雅黑" w:hAnsi="微软雅黑" w:hint="eastAsia"/>
          <w:color w:val="222222"/>
        </w:rPr>
        <w:t xml:space="preserve"> bridge </w:t>
      </w:r>
      <w:r>
        <w:rPr>
          <w:rFonts w:ascii="微软雅黑" w:eastAsia="微软雅黑" w:hAnsi="微软雅黑" w:hint="eastAsia"/>
          <w:color w:val="222222"/>
        </w:rPr>
        <w:t>网络内，容器可用服务名互访（</w:t>
      </w:r>
      <w:r>
        <w:rPr>
          <w:rStyle w:val="HTML"/>
          <w:rFonts w:hint="eastAsia"/>
          <w:color w:val="222222"/>
        </w:rPr>
        <w:t>kafka:9092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mongodb:27017</w:t>
      </w:r>
      <w:r>
        <w:rPr>
          <w:rFonts w:ascii="微软雅黑" w:eastAsia="微软雅黑" w:hAnsi="微软雅黑" w:hint="eastAsia"/>
          <w:color w:val="222222"/>
        </w:rPr>
        <w:t>），免去写死</w:t>
      </w:r>
      <w:r>
        <w:rPr>
          <w:rFonts w:ascii="微软雅黑" w:eastAsia="微软雅黑" w:hAnsi="微软雅黑" w:hint="eastAsia"/>
          <w:color w:val="222222"/>
        </w:rPr>
        <w:t xml:space="preserve"> IP</w:t>
      </w:r>
      <w:r>
        <w:rPr>
          <w:rFonts w:ascii="微软雅黑" w:eastAsia="微软雅黑" w:hAnsi="微软雅黑" w:hint="eastAsia"/>
          <w:color w:val="222222"/>
        </w:rPr>
        <w:t>；同时通过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advertised.listeners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机制解决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容器内网地址与宿主机访问地址不一致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这一</w:t>
      </w:r>
      <w:r>
        <w:rPr>
          <w:rFonts w:ascii="微软雅黑" w:eastAsia="微软雅黑" w:hAnsi="微软雅黑" w:hint="eastAsia"/>
          <w:color w:val="222222"/>
        </w:rPr>
        <w:t xml:space="preserve"> Kafka </w:t>
      </w:r>
      <w:r>
        <w:rPr>
          <w:rFonts w:ascii="微软雅黑" w:eastAsia="微软雅黑" w:hAnsi="微软雅黑" w:hint="eastAsia"/>
          <w:color w:val="222222"/>
        </w:rPr>
        <w:t>部署最常见的坑。</w:t>
      </w:r>
    </w:p>
    <w:p w14:paraId="207A3F8E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2.6.2 </w:t>
      </w:r>
      <w:r>
        <w:rPr>
          <w:rFonts w:ascii="微软雅黑" w:eastAsia="微软雅黑" w:hAnsi="微软雅黑" w:hint="eastAsia"/>
          <w:color w:val="222222"/>
        </w:rPr>
        <w:t>本项目的编排约定</w:t>
      </w:r>
    </w:p>
    <w:p w14:paraId="0CE4E928" w14:textId="77777777" w:rsidR="008D7DB7" w:rsidRDefault="008D7DB7">
      <w:pPr>
        <w:numPr>
          <w:ilvl w:val="0"/>
          <w:numId w:val="1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单机多容器</w:t>
      </w:r>
      <w:r>
        <w:rPr>
          <w:rFonts w:ascii="微软雅黑" w:eastAsia="微软雅黑" w:hAnsi="微软雅黑" w:hint="eastAsia"/>
          <w:color w:val="222222"/>
        </w:rPr>
        <w:t>模拟分布式集群，符合指导说明书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不要求物理多机集群，单机容器模拟多节点集群即可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44D14A58" w14:textId="77777777" w:rsidR="008D7DB7" w:rsidRDefault="008D7DB7">
      <w:pPr>
        <w:numPr>
          <w:ilvl w:val="0"/>
          <w:numId w:val="1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数据卷持久化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HDFS 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namenode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Style w:val="HTML"/>
          <w:rFonts w:hint="eastAsia"/>
          <w:color w:val="222222"/>
        </w:rPr>
        <w:t>datanode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目录、</w:t>
      </w:r>
      <w:r>
        <w:rPr>
          <w:rFonts w:ascii="微软雅黑" w:eastAsia="微软雅黑" w:hAnsi="微软雅黑" w:hint="eastAsia"/>
          <w:color w:val="222222"/>
        </w:rPr>
        <w:t xml:space="preserve">MongoDB 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dbpath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 xml:space="preserve">Kafka </w:t>
      </w:r>
      <w:r>
        <w:rPr>
          <w:rFonts w:ascii="微软雅黑" w:eastAsia="微软雅黑" w:hAnsi="微软雅黑" w:hint="eastAsia"/>
          <w:color w:val="222222"/>
        </w:rPr>
        <w:t>日志、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Fonts w:ascii="微软雅黑" w:eastAsia="微软雅黑" w:hAnsi="微软雅黑" w:hint="eastAsia"/>
          <w:color w:val="222222"/>
        </w:rPr>
        <w:t>数据目录全部挂载命名卷，容器重建不丢数据。</w:t>
      </w:r>
    </w:p>
    <w:p w14:paraId="2C1DEF42" w14:textId="77777777" w:rsidR="008D7DB7" w:rsidRDefault="008D7DB7">
      <w:pPr>
        <w:numPr>
          <w:ilvl w:val="0"/>
          <w:numId w:val="1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健康检查与启动顺序</w:t>
      </w:r>
      <w:r>
        <w:rPr>
          <w:rFonts w:ascii="微软雅黑" w:eastAsia="微软雅黑" w:hAnsi="微软雅黑" w:hint="eastAsia"/>
          <w:color w:val="222222"/>
        </w:rPr>
        <w:t>：用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healthcheck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Style w:val="HTML"/>
          <w:rFonts w:hint="eastAsia"/>
          <w:color w:val="222222"/>
        </w:rPr>
        <w:t>depends_on: condition: service_healthy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保证后端在</w:t>
      </w:r>
      <w:r>
        <w:rPr>
          <w:rFonts w:ascii="微软雅黑" w:eastAsia="微软雅黑" w:hAnsi="微软雅黑" w:hint="eastAsia"/>
          <w:color w:val="222222"/>
        </w:rPr>
        <w:t xml:space="preserve"> Kafka/ES </w:t>
      </w:r>
      <w:r>
        <w:rPr>
          <w:rFonts w:ascii="微软雅黑" w:eastAsia="微软雅黑" w:hAnsi="微软雅黑" w:hint="eastAsia"/>
          <w:color w:val="222222"/>
        </w:rPr>
        <w:t>真正就绪后才启动（</w:t>
      </w:r>
      <w:r>
        <w:rPr>
          <w:rFonts w:ascii="微软雅黑" w:eastAsia="微软雅黑" w:hAnsi="微软雅黑" w:hint="eastAsia"/>
          <w:color w:val="222222"/>
        </w:rPr>
        <w:t xml:space="preserve">Kafka </w:t>
      </w:r>
      <w:r>
        <w:rPr>
          <w:rFonts w:ascii="微软雅黑" w:eastAsia="微软雅黑" w:hAnsi="微软雅黑" w:hint="eastAsia"/>
          <w:color w:val="222222"/>
        </w:rPr>
        <w:t>未就绪时消费者会反复重连报错，是联调期最常见的干扰源）。</w:t>
      </w:r>
    </w:p>
    <w:p w14:paraId="13706FED" w14:textId="77777777" w:rsidR="008D7DB7" w:rsidRDefault="008D7DB7">
      <w:pPr>
        <w:numPr>
          <w:ilvl w:val="0"/>
          <w:numId w:val="1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资源约束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Fonts w:ascii="微软雅黑" w:eastAsia="微软雅黑" w:hAnsi="微软雅黑" w:hint="eastAsia"/>
          <w:color w:val="222222"/>
        </w:rPr>
        <w:t>建议至少</w:t>
      </w:r>
      <w:r>
        <w:rPr>
          <w:rFonts w:ascii="微软雅黑" w:eastAsia="微软雅黑" w:hAnsi="微软雅黑" w:hint="eastAsia"/>
          <w:color w:val="222222"/>
        </w:rPr>
        <w:t xml:space="preserve"> 2 GB </w:t>
      </w:r>
      <w:r>
        <w:rPr>
          <w:rFonts w:ascii="微软雅黑" w:eastAsia="微软雅黑" w:hAnsi="微软雅黑" w:hint="eastAsia"/>
          <w:color w:val="222222"/>
        </w:rPr>
        <w:t>内存（</w:t>
      </w:r>
      <w:r>
        <w:rPr>
          <w:rStyle w:val="HTML"/>
          <w:rFonts w:hint="eastAsia"/>
          <w:color w:val="222222"/>
        </w:rPr>
        <w:t>ES_JAVA_OPTS=-Xms1g -Xmx1g</w:t>
      </w:r>
      <w:r>
        <w:rPr>
          <w:rFonts w:ascii="微软雅黑" w:eastAsia="微软雅黑" w:hAnsi="微软雅黑" w:hint="eastAsia"/>
          <w:color w:val="222222"/>
        </w:rPr>
        <w:t>），整体建议宿主机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≥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12 GB </w:t>
      </w:r>
      <w:r>
        <w:rPr>
          <w:rStyle w:val="a4"/>
          <w:rFonts w:ascii="微软雅黑" w:eastAsia="微软雅黑" w:hAnsi="微软雅黑" w:hint="eastAsia"/>
          <w:color w:val="222222"/>
        </w:rPr>
        <w:t>可用内存、≥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40 GB </w:t>
      </w:r>
      <w:r>
        <w:rPr>
          <w:rStyle w:val="a4"/>
          <w:rFonts w:ascii="微软雅黑" w:eastAsia="微软雅黑" w:hAnsi="微软雅黑" w:hint="eastAsia"/>
          <w:color w:val="222222"/>
        </w:rPr>
        <w:t>空闲磁盘</w:t>
      </w:r>
      <w:r>
        <w:rPr>
          <w:rFonts w:ascii="微软雅黑" w:eastAsia="微软雅黑" w:hAnsi="微软雅黑" w:hint="eastAsia"/>
          <w:color w:val="222222"/>
        </w:rPr>
        <w:t>，否则</w:t>
      </w:r>
      <w:r>
        <w:rPr>
          <w:rFonts w:ascii="微软雅黑" w:eastAsia="微软雅黑" w:hAnsi="微软雅黑" w:hint="eastAsia"/>
          <w:color w:val="222222"/>
        </w:rPr>
        <w:t xml:space="preserve"> ES </w:t>
      </w:r>
      <w:r>
        <w:rPr>
          <w:rFonts w:ascii="微软雅黑" w:eastAsia="微软雅黑" w:hAnsi="微软雅黑" w:hint="eastAsia"/>
          <w:color w:val="222222"/>
        </w:rPr>
        <w:t>与</w:t>
      </w:r>
      <w:r>
        <w:rPr>
          <w:rFonts w:ascii="微软雅黑" w:eastAsia="微软雅黑" w:hAnsi="微软雅黑" w:hint="eastAsia"/>
          <w:color w:val="222222"/>
        </w:rPr>
        <w:t xml:space="preserve"> Hadoop </w:t>
      </w:r>
      <w:r>
        <w:rPr>
          <w:rFonts w:ascii="微软雅黑" w:eastAsia="微软雅黑" w:hAnsi="微软雅黑" w:hint="eastAsia"/>
          <w:color w:val="222222"/>
        </w:rPr>
        <w:t>会因</w:t>
      </w:r>
      <w:r>
        <w:rPr>
          <w:rFonts w:ascii="微软雅黑" w:eastAsia="微软雅黑" w:hAnsi="微软雅黑" w:hint="eastAsia"/>
          <w:color w:val="222222"/>
        </w:rPr>
        <w:t xml:space="preserve"> OOM </w:t>
      </w:r>
      <w:r>
        <w:rPr>
          <w:rFonts w:ascii="微软雅黑" w:eastAsia="微软雅黑" w:hAnsi="微软雅黑" w:hint="eastAsia"/>
          <w:color w:val="222222"/>
        </w:rPr>
        <w:t>反复被杀。</w:t>
      </w:r>
    </w:p>
    <w:p w14:paraId="5B828C5F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2.7 </w:t>
      </w:r>
      <w:r>
        <w:rPr>
          <w:rFonts w:ascii="微软雅黑" w:eastAsia="微软雅黑" w:hAnsi="微软雅黑" w:hint="eastAsia"/>
          <w:color w:val="222222"/>
        </w:rPr>
        <w:t>本章小结</w:t>
      </w:r>
    </w:p>
    <w:p w14:paraId="3A4FF7F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本章梳理了六类组件在</w:t>
      </w:r>
      <w:r>
        <w:rPr>
          <w:rStyle w:val="a4"/>
          <w:rFonts w:ascii="微软雅黑" w:eastAsia="微软雅黑" w:hAnsi="微软雅黑" w:hint="eastAsia"/>
          <w:color w:val="222222"/>
        </w:rPr>
        <w:t>本项目中各自不可替代的职责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HDFS </w:t>
      </w:r>
      <w:r>
        <w:rPr>
          <w:rFonts w:ascii="微软雅黑" w:eastAsia="微软雅黑" w:hAnsi="微软雅黑" w:hint="eastAsia"/>
          <w:color w:val="222222"/>
        </w:rPr>
        <w:t>存非结构化大文件、</w:t>
      </w:r>
      <w:r>
        <w:rPr>
          <w:rFonts w:ascii="微软雅黑" w:eastAsia="微软雅黑" w:hAnsi="微软雅黑" w:hint="eastAsia"/>
          <w:color w:val="222222"/>
        </w:rPr>
        <w:t xml:space="preserve">MongoDB </w:t>
      </w:r>
      <w:r>
        <w:rPr>
          <w:rFonts w:ascii="微软雅黑" w:eastAsia="微软雅黑" w:hAnsi="微软雅黑" w:hint="eastAsia"/>
          <w:color w:val="222222"/>
        </w:rPr>
        <w:t>存可变结构业务数据、</w:t>
      </w:r>
      <w:r>
        <w:rPr>
          <w:rFonts w:ascii="微软雅黑" w:eastAsia="微软雅黑" w:hAnsi="微软雅黑" w:hint="eastAsia"/>
          <w:color w:val="222222"/>
        </w:rPr>
        <w:t xml:space="preserve">Kafka </w:t>
      </w:r>
      <w:r>
        <w:rPr>
          <w:rFonts w:ascii="微软雅黑" w:eastAsia="微软雅黑" w:hAnsi="微软雅黑" w:hint="eastAsia"/>
          <w:color w:val="222222"/>
        </w:rPr>
        <w:t>承担设备与业务之间的异步解耦与削峰、</w:t>
      </w:r>
      <w:r>
        <w:rPr>
          <w:rFonts w:ascii="微软雅黑" w:eastAsia="微软雅黑" w:hAnsi="微软雅黑" w:hint="eastAsia"/>
          <w:color w:val="222222"/>
        </w:rPr>
        <w:t xml:space="preserve">Elasticsearch </w:t>
      </w:r>
      <w:r>
        <w:rPr>
          <w:rFonts w:ascii="微软雅黑" w:eastAsia="微软雅黑" w:hAnsi="微软雅黑" w:hint="eastAsia"/>
          <w:color w:val="222222"/>
        </w:rPr>
        <w:t>提供多维检索与聚合、</w:t>
      </w:r>
      <w:r>
        <w:rPr>
          <w:rFonts w:ascii="微软雅黑" w:eastAsia="微软雅黑" w:hAnsi="微软雅黑" w:hint="eastAsia"/>
          <w:color w:val="222222"/>
        </w:rPr>
        <w:t xml:space="preserve">Nginx </w:t>
      </w:r>
      <w:r>
        <w:rPr>
          <w:rFonts w:ascii="微软雅黑" w:eastAsia="微软雅黑" w:hAnsi="微软雅黑" w:hint="eastAsia"/>
          <w:color w:val="222222"/>
        </w:rPr>
        <w:t>作为唯一对外网关实现负载均衡、</w:t>
      </w:r>
      <w:r>
        <w:rPr>
          <w:rFonts w:ascii="微软雅黑" w:eastAsia="微软雅黑" w:hAnsi="微软雅黑" w:hint="eastAsia"/>
          <w:color w:val="222222"/>
        </w:rPr>
        <w:t xml:space="preserve">Docker </w:t>
      </w:r>
      <w:r>
        <w:rPr>
          <w:rFonts w:ascii="微软雅黑" w:eastAsia="微软雅黑" w:hAnsi="微软雅黑" w:hint="eastAsia"/>
          <w:color w:val="222222"/>
        </w:rPr>
        <w:t>保障六组件的版本隔离与一键复现。同时明确了三条贯穿全</w:t>
      </w:r>
      <w:r>
        <w:rPr>
          <w:rFonts w:ascii="微软雅黑" w:eastAsia="微软雅黑" w:hAnsi="微软雅黑" w:hint="eastAsia"/>
          <w:color w:val="222222"/>
        </w:rPr>
        <w:lastRenderedPageBreak/>
        <w:t>文的设计取舍：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MongoDB </w:t>
      </w:r>
      <w:r>
        <w:rPr>
          <w:rStyle w:val="a4"/>
          <w:rFonts w:ascii="微软雅黑" w:eastAsia="微软雅黑" w:hAnsi="微软雅黑" w:hint="eastAsia"/>
          <w:color w:val="222222"/>
        </w:rPr>
        <w:t>为权威源、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ES </w:t>
      </w:r>
      <w:r>
        <w:rPr>
          <w:rStyle w:val="a4"/>
          <w:rFonts w:ascii="微软雅黑" w:eastAsia="微软雅黑" w:hAnsi="微软雅黑" w:hint="eastAsia"/>
          <w:color w:val="222222"/>
        </w:rPr>
        <w:t>为检索副本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Kafka </w:t>
      </w:r>
      <w:r>
        <w:rPr>
          <w:rStyle w:val="a4"/>
          <w:rFonts w:ascii="微软雅黑" w:eastAsia="微软雅黑" w:hAnsi="微软雅黑" w:hint="eastAsia"/>
          <w:color w:val="222222"/>
        </w:rPr>
        <w:t>只保证至少一次投递、幂等由消费端负责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Style w:val="a4"/>
          <w:rFonts w:ascii="微软雅黑" w:eastAsia="微软雅黑" w:hAnsi="微软雅黑" w:hint="eastAsia"/>
          <w:color w:val="222222"/>
        </w:rPr>
        <w:t>图片本体进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HDFS</w:t>
      </w:r>
      <w:r>
        <w:rPr>
          <w:rStyle w:val="a4"/>
          <w:rFonts w:ascii="微软雅黑" w:eastAsia="微软雅黑" w:hAnsi="微软雅黑" w:hint="eastAsia"/>
          <w:color w:val="222222"/>
        </w:rPr>
        <w:t>、图片元数据进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MongoDB</w:t>
      </w:r>
      <w:r>
        <w:rPr>
          <w:rFonts w:ascii="微软雅黑" w:eastAsia="微软雅黑" w:hAnsi="微软雅黑" w:hint="eastAsia"/>
          <w:color w:val="222222"/>
        </w:rPr>
        <w:t>。这三条取舍直接决定了第</w:t>
      </w:r>
      <w:r>
        <w:rPr>
          <w:rFonts w:ascii="微软雅黑" w:eastAsia="微软雅黑" w:hAnsi="微软雅黑" w:hint="eastAsia"/>
          <w:color w:val="222222"/>
        </w:rPr>
        <w:t xml:space="preserve"> 3 </w:t>
      </w:r>
      <w:r>
        <w:rPr>
          <w:rFonts w:ascii="微软雅黑" w:eastAsia="微软雅黑" w:hAnsi="微软雅黑" w:hint="eastAsia"/>
          <w:color w:val="222222"/>
        </w:rPr>
        <w:t>章的需求边界、第</w:t>
      </w:r>
      <w:r>
        <w:rPr>
          <w:rFonts w:ascii="微软雅黑" w:eastAsia="微软雅黑" w:hAnsi="微软雅黑" w:hint="eastAsia"/>
          <w:color w:val="222222"/>
        </w:rPr>
        <w:t xml:space="preserve"> 4 </w:t>
      </w:r>
      <w:r>
        <w:rPr>
          <w:rFonts w:ascii="微软雅黑" w:eastAsia="微软雅黑" w:hAnsi="微软雅黑" w:hint="eastAsia"/>
          <w:color w:val="222222"/>
        </w:rPr>
        <w:t>章的数据设计与第</w:t>
      </w:r>
      <w:r>
        <w:rPr>
          <w:rFonts w:ascii="微软雅黑" w:eastAsia="微软雅黑" w:hAnsi="微软雅黑" w:hint="eastAsia"/>
          <w:color w:val="222222"/>
        </w:rPr>
        <w:t xml:space="preserve"> 5 </w:t>
      </w:r>
      <w:r>
        <w:rPr>
          <w:rFonts w:ascii="微软雅黑" w:eastAsia="微软雅黑" w:hAnsi="微软雅黑" w:hint="eastAsia"/>
          <w:color w:val="222222"/>
        </w:rPr>
        <w:t>章的编码约束。</w:t>
      </w:r>
    </w:p>
    <w:p w14:paraId="28E8CEAB" w14:textId="77777777" w:rsidR="008D7DB7" w:rsidRDefault="008D7DB7">
      <w:pPr>
        <w:spacing w:before="360" w:after="360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6AF0F921">
          <v:rect id="_x0000_i1028" style="width:0;height:1.5pt" o:hralign="center" o:hrstd="t" o:hr="t" fillcolor="#a0a0a0" stroked="f"/>
        </w:pict>
      </w:r>
    </w:p>
    <w:p w14:paraId="064D4D57" w14:textId="77777777" w:rsidR="008D7DB7" w:rsidRDefault="008D7DB7">
      <w:pPr>
        <w:pStyle w:val="2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第</w:t>
      </w:r>
      <w:r>
        <w:rPr>
          <w:rFonts w:ascii="微软雅黑" w:eastAsia="微软雅黑" w:hAnsi="微软雅黑" w:hint="eastAsia"/>
          <w:color w:val="222222"/>
        </w:rPr>
        <w:t xml:space="preserve"> 3 </w:t>
      </w:r>
      <w:r>
        <w:rPr>
          <w:rFonts w:ascii="微软雅黑" w:eastAsia="微软雅黑" w:hAnsi="微软雅黑" w:hint="eastAsia"/>
          <w:color w:val="222222"/>
        </w:rPr>
        <w:t>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系统需求分析</w:t>
      </w:r>
    </w:p>
    <w:p w14:paraId="5E9CC690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3.1 </w:t>
      </w:r>
      <w:r>
        <w:rPr>
          <w:rFonts w:ascii="微软雅黑" w:eastAsia="微软雅黑" w:hAnsi="微软雅黑" w:hint="eastAsia"/>
          <w:color w:val="222222"/>
        </w:rPr>
        <w:t>业务场景描述</w:t>
      </w:r>
    </w:p>
    <w:p w14:paraId="3F7A78D9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3.1.1 </w:t>
      </w:r>
      <w:r>
        <w:rPr>
          <w:rFonts w:ascii="微软雅黑" w:eastAsia="微软雅黑" w:hAnsi="微软雅黑" w:hint="eastAsia"/>
          <w:color w:val="222222"/>
        </w:rPr>
        <w:t>场景设定</w:t>
      </w:r>
    </w:p>
    <w:p w14:paraId="587B044F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本项目选定</w:t>
      </w:r>
      <w:r>
        <w:rPr>
          <w:rStyle w:val="a4"/>
          <w:rFonts w:ascii="微软雅黑" w:eastAsia="微软雅黑" w:hAnsi="微软雅黑" w:hint="eastAsia"/>
          <w:color w:val="222222"/>
        </w:rPr>
        <w:t>选题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1</w:t>
      </w:r>
      <w:r>
        <w:rPr>
          <w:rStyle w:val="a4"/>
          <w:rFonts w:ascii="微软雅黑" w:eastAsia="微软雅黑" w:hAnsi="微软雅黑" w:hint="eastAsia"/>
          <w:color w:val="222222"/>
        </w:rPr>
        <w:t>：园区安防空地协同巡检集成平台</w:t>
      </w:r>
      <w:r>
        <w:rPr>
          <w:rFonts w:ascii="微软雅黑" w:eastAsia="微软雅黑" w:hAnsi="微软雅黑" w:hint="eastAsia"/>
          <w:color w:val="222222"/>
        </w:rPr>
        <w:t>。设定对象为某占地约</w:t>
      </w:r>
      <w:r>
        <w:rPr>
          <w:rFonts w:ascii="微软雅黑" w:eastAsia="微软雅黑" w:hAnsi="微软雅黑" w:hint="eastAsia"/>
          <w:color w:val="222222"/>
        </w:rPr>
        <w:t xml:space="preserve"> 1.5 km</w:t>
      </w:r>
      <w:r>
        <w:rPr>
          <w:rFonts w:ascii="微软雅黑" w:eastAsia="微软雅黑" w:hAnsi="微软雅黑" w:hint="eastAsia"/>
          <w:color w:val="222222"/>
        </w:rPr>
        <w:t>²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的工业园区，园内包含</w:t>
      </w:r>
      <w:r>
        <w:rPr>
          <w:rFonts w:ascii="微软雅黑" w:eastAsia="微软雅黑" w:hAnsi="微软雅黑" w:hint="eastAsia"/>
          <w:color w:val="222222"/>
        </w:rPr>
        <w:t xml:space="preserve"> 6 </w:t>
      </w:r>
      <w:r>
        <w:rPr>
          <w:rFonts w:ascii="微软雅黑" w:eastAsia="微软雅黑" w:hAnsi="微软雅黑" w:hint="eastAsia"/>
          <w:color w:val="222222"/>
        </w:rPr>
        <w:t>栋厂房、</w:t>
      </w:r>
      <w:r>
        <w:rPr>
          <w:rFonts w:ascii="微软雅黑" w:eastAsia="微软雅黑" w:hAnsi="微软雅黑" w:hint="eastAsia"/>
          <w:color w:val="222222"/>
        </w:rPr>
        <w:t xml:space="preserve">2 </w:t>
      </w:r>
      <w:r>
        <w:rPr>
          <w:rFonts w:ascii="微软雅黑" w:eastAsia="微软雅黑" w:hAnsi="微软雅黑" w:hint="eastAsia"/>
          <w:color w:val="222222"/>
        </w:rPr>
        <w:t>处仓储区、</w:t>
      </w:r>
      <w:r>
        <w:rPr>
          <w:rFonts w:ascii="微软雅黑" w:eastAsia="微软雅黑" w:hAnsi="微软雅黑" w:hint="eastAsia"/>
          <w:color w:val="222222"/>
        </w:rPr>
        <w:t xml:space="preserve">1 </w:t>
      </w:r>
      <w:r>
        <w:rPr>
          <w:rFonts w:ascii="微软雅黑" w:eastAsia="微软雅黑" w:hAnsi="微软雅黑" w:hint="eastAsia"/>
          <w:color w:val="222222"/>
        </w:rPr>
        <w:t>圈周界围墙与若干消防通道。园区现有安防手段依赖固定摄像头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人工巡逻，存在三个痛点：</w:t>
      </w:r>
      <w:r>
        <w:rPr>
          <w:rStyle w:val="a4"/>
          <w:rFonts w:ascii="微软雅黑" w:eastAsia="微软雅黑" w:hAnsi="微软雅黑" w:hint="eastAsia"/>
          <w:color w:val="222222"/>
        </w:rPr>
        <w:t>围墙死角与楼顶盲区无覆盖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a4"/>
          <w:rFonts w:ascii="微软雅黑" w:eastAsia="微软雅黑" w:hAnsi="微软雅黑" w:hint="eastAsia"/>
          <w:color w:val="222222"/>
        </w:rPr>
        <w:t>夜间人工巡逻强度大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a4"/>
          <w:rFonts w:ascii="微软雅黑" w:eastAsia="微软雅黑" w:hAnsi="微软雅黑" w:hint="eastAsia"/>
          <w:color w:val="222222"/>
        </w:rPr>
        <w:t>发现异常后缺乏</w:t>
      </w:r>
      <w:r>
        <w:rPr>
          <w:rStyle w:val="a4"/>
          <w:rFonts w:ascii="微软雅黑" w:eastAsia="微软雅黑" w:hAnsi="微软雅黑" w:hint="eastAsia"/>
          <w:color w:val="222222"/>
        </w:rPr>
        <w:t>"</w:t>
      </w:r>
      <w:r>
        <w:rPr>
          <w:rStyle w:val="a4"/>
          <w:rFonts w:ascii="微软雅黑" w:eastAsia="微软雅黑" w:hAnsi="微软雅黑" w:hint="eastAsia"/>
          <w:color w:val="222222"/>
        </w:rPr>
        <w:t>抵近确认</w:t>
      </w:r>
      <w:r>
        <w:rPr>
          <w:rStyle w:val="a4"/>
          <w:rFonts w:ascii="微软雅黑" w:eastAsia="微软雅黑" w:hAnsi="微软雅黑" w:hint="eastAsia"/>
          <w:color w:val="222222"/>
        </w:rPr>
        <w:t>"</w:t>
      </w:r>
      <w:r>
        <w:rPr>
          <w:rStyle w:val="a4"/>
          <w:rFonts w:ascii="微软雅黑" w:eastAsia="微软雅黑" w:hAnsi="微软雅黑" w:hint="eastAsia"/>
          <w:color w:val="222222"/>
        </w:rPr>
        <w:t>环节，误报率高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02611E9F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平台引入两类移动巡检装备形成互补：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980"/>
        <w:gridCol w:w="2228"/>
        <w:gridCol w:w="2000"/>
        <w:gridCol w:w="1660"/>
      </w:tblGrid>
      <w:tr w:rsidR="00000000" w14:paraId="41CE9BC5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E07E0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装备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4F71D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视角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D019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传感器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66AB8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优势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CE779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短板</w:t>
            </w:r>
          </w:p>
        </w:tc>
      </w:tr>
      <w:tr w:rsidR="00000000" w14:paraId="7011B12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3AAC1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无人机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UAV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E8817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高空、广域、快速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BB71E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可见光相机、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GPS/RTK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、高度计、电量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0E2D5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单架次可覆盖大面积，快速发现周界异常、火点、人员聚集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EE752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无法进入楼道、围墙内侧等遮蔽空间；续航短</w:t>
            </w:r>
          </w:p>
        </w:tc>
      </w:tr>
      <w:tr w:rsidR="00000000" w14:paraId="25D0120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C74BB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机器狗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RobotDog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AF83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地面、抵近、细致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4BA9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红外热像、温湿度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可燃气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烟雾传感器、激光雷达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C314A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可进入楼道、地下车库、狭窄通道，抵近确认目标细节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FD55C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移动慢、单次覆盖范围小</w:t>
            </w:r>
          </w:p>
        </w:tc>
      </w:tr>
    </w:tbl>
    <w:p w14:paraId="3A505782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>由此构成核心业务闭环：</w:t>
      </w:r>
      <w:r>
        <w:rPr>
          <w:rStyle w:val="a4"/>
          <w:rFonts w:ascii="微软雅黑" w:eastAsia="微软雅黑" w:hAnsi="微软雅黑" w:hint="eastAsia"/>
          <w:color w:val="222222"/>
        </w:rPr>
        <w:t>无人机高空巡查发现疑似隐患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→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生成告警并推送坐标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→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平台下发复核任务给就近机器狗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→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机器狗抵近采集红外与环境数据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→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平台完成二次判定并归档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→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形成</w:t>
      </w:r>
      <w:r>
        <w:rPr>
          <w:rStyle w:val="a4"/>
          <w:rFonts w:ascii="微软雅黑" w:eastAsia="微软雅黑" w:hAnsi="微软雅黑" w:hint="eastAsia"/>
          <w:color w:val="222222"/>
        </w:rPr>
        <w:t>"</w:t>
      </w:r>
      <w:r>
        <w:rPr>
          <w:rStyle w:val="a4"/>
          <w:rFonts w:ascii="微软雅黑" w:eastAsia="微软雅黑" w:hAnsi="微软雅黑" w:hint="eastAsia"/>
          <w:color w:val="222222"/>
        </w:rPr>
        <w:t>高空发现、地面确认</w:t>
      </w:r>
      <w:r>
        <w:rPr>
          <w:rStyle w:val="a4"/>
          <w:rFonts w:ascii="微软雅黑" w:eastAsia="微软雅黑" w:hAnsi="微软雅黑" w:hint="eastAsia"/>
          <w:color w:val="222222"/>
        </w:rPr>
        <w:t>"</w:t>
      </w:r>
      <w:r>
        <w:rPr>
          <w:rStyle w:val="a4"/>
          <w:rFonts w:ascii="微软雅黑" w:eastAsia="微软雅黑" w:hAnsi="微软雅黑" w:hint="eastAsia"/>
          <w:color w:val="222222"/>
        </w:rPr>
        <w:t>的完整证据链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3739DC36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3.1.2 </w:t>
      </w:r>
      <w:r>
        <w:rPr>
          <w:rFonts w:ascii="微软雅黑" w:eastAsia="微软雅黑" w:hAnsi="微软雅黑" w:hint="eastAsia"/>
          <w:color w:val="222222"/>
        </w:rPr>
        <w:t>角色与职责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943"/>
        <w:gridCol w:w="5128"/>
      </w:tblGrid>
      <w:tr w:rsidR="00000000" w14:paraId="4C5932CB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C1D01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角色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59FA3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使用方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E02E3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核心诉求</w:t>
            </w:r>
          </w:p>
        </w:tc>
      </w:tr>
      <w:tr w:rsidR="00000000" w14:paraId="5F60D72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FE6EB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巡检操作员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E920B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园区安保值班室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98F0F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一屏掌握在线设备与实时告警；能一键下发任务；能快速检索历史记录</w:t>
            </w:r>
          </w:p>
        </w:tc>
      </w:tr>
      <w:tr w:rsidR="00000000" w14:paraId="6A235B0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2B899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巡检管理员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4AB1E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安保主管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971C3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关注告警类型分布、区域热点、设备健康度与任务完成率，用于排班与考核</w:t>
            </w:r>
          </w:p>
        </w:tc>
      </w:tr>
      <w:tr w:rsidR="00000000" w14:paraId="1BD5CC0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66FF1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设备（仿真）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550B5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无人机、机器狗仿真进程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A1F23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注册上线、周期上报遥测与心跳、订阅并执行下发指令</w:t>
            </w:r>
          </w:p>
        </w:tc>
      </w:tr>
      <w:tr w:rsidR="00000000" w14:paraId="34378E6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00C3E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系统运维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67E72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小组中间件负责人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1ACD0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关注组件存活、消费积压、磁盘水位、检索延迟</w:t>
            </w:r>
          </w:p>
        </w:tc>
      </w:tr>
      <w:tr w:rsidR="00000000" w14:paraId="07B0439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5F0CF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教师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评委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8129C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答辩现场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2BE30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现场看到一条数据从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设备产生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落库可检索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的完整链路</w:t>
            </w:r>
          </w:p>
        </w:tc>
      </w:tr>
    </w:tbl>
    <w:p w14:paraId="101D50AC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3.2 </w:t>
      </w:r>
      <w:r>
        <w:rPr>
          <w:rFonts w:ascii="微软雅黑" w:eastAsia="微软雅黑" w:hAnsi="微软雅黑" w:hint="eastAsia"/>
          <w:color w:val="222222"/>
        </w:rPr>
        <w:t>功能性需求</w:t>
      </w:r>
    </w:p>
    <w:p w14:paraId="4FAC8A09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3.2.1 </w:t>
      </w:r>
      <w:r>
        <w:rPr>
          <w:rFonts w:ascii="微软雅黑" w:eastAsia="微软雅黑" w:hAnsi="微软雅黑" w:hint="eastAsia"/>
          <w:color w:val="222222"/>
        </w:rPr>
        <w:t>设备仿真接入需求（</w:t>
      </w:r>
      <w:r>
        <w:rPr>
          <w:rFonts w:ascii="微软雅黑" w:eastAsia="微软雅黑" w:hAnsi="微软雅黑" w:hint="eastAsia"/>
          <w:color w:val="222222"/>
        </w:rPr>
        <w:t>FR-1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293853E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设备侧不做真实硬件对接，由软件仿真进程扮演设备，</w:t>
      </w:r>
      <w:r>
        <w:rPr>
          <w:rStyle w:val="a4"/>
          <w:rFonts w:ascii="微软雅黑" w:eastAsia="微软雅黑" w:hAnsi="微软雅黑" w:hint="eastAsia"/>
          <w:color w:val="222222"/>
        </w:rPr>
        <w:t>必须模拟出真实设备的行为特征</w:t>
      </w:r>
      <w:r>
        <w:rPr>
          <w:rFonts w:ascii="微软雅黑" w:eastAsia="微软雅黑" w:hAnsi="微软雅黑" w:hint="eastAsia"/>
          <w:color w:val="222222"/>
        </w:rPr>
        <w:t>，否则后续存储、检索、告警逻辑都失去验证意义。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950"/>
        <w:gridCol w:w="6686"/>
      </w:tblGrid>
      <w:tr w:rsidR="00000000" w14:paraId="59057899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F7E6E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lastRenderedPageBreak/>
              <w:t>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626D9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需求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13C1F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约束与量化指标</w:t>
            </w:r>
          </w:p>
        </w:tc>
      </w:tr>
      <w:tr w:rsidR="00000000" w14:paraId="263CA88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F06B2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FR-1.1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4CCF9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设备注册上线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C5258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仿真启动后向平台注册，携带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deviceId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deviceType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UAV/ROBOT_DOG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）、型号、固件版本、初始坐标；平台分配并返回唯一标识，重复注册须幂等</w:t>
            </w:r>
          </w:p>
        </w:tc>
      </w:tr>
      <w:tr w:rsidR="00000000" w14:paraId="19EFEEC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1ABEC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FR-1.2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16AFC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周期心跳上报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632E3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默认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5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一次，携带电量、在线状态、当前任务号；平台维护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lastHeartbeat</w:t>
            </w:r>
          </w:p>
        </w:tc>
      </w:tr>
      <w:tr w:rsidR="00000000" w14:paraId="72E3BF5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A8D3E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FR-1.3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D6013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状态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遥测上报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F8CD2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默认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一次。无人机：经纬度、高度、水平速度、航向、电量、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GPS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卫星数、相机状态；机器狗：经纬度、行进速度、红外最高温、环境温湿度、烟雾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可燃气读数、电量</w:t>
            </w:r>
          </w:p>
        </w:tc>
      </w:tr>
      <w:tr w:rsidR="00000000" w14:paraId="03E6CBB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313D5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FR-1.4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0ACB1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故障与异常模拟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1EB3D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可注入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电量骤降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传感器超温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通信中断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三类故障，用于验证告警链路与离线检测</w:t>
            </w:r>
          </w:p>
        </w:tc>
      </w:tr>
      <w:tr w:rsidR="00000000" w14:paraId="718F58B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22590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FR-1.5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BDBC0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离线判定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E24C2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平台侧超时检测：连续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个心跳周期（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15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秒）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未收到心跳，设备状态置为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OFFLINE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并产生一条告警</w:t>
            </w:r>
          </w:p>
        </w:tc>
      </w:tr>
      <w:tr w:rsidR="00000000" w14:paraId="12C46E6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4A5BD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FR-1.6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B108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指令接收与执行回执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9C99C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仿真设备订阅指令主题，执行后回写任务日志（已接收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执行中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已完成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失败）</w:t>
            </w:r>
          </w:p>
        </w:tc>
      </w:tr>
      <w:tr w:rsidR="00000000" w14:paraId="10B6CA8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CBB8E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FR-1.7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81AC0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多设备并发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B187E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至少支持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架无人机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+ 2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台机器狗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同时在线上报（加分项要求更高并发，见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6.5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</w:tbl>
    <w:p w14:paraId="4F83BC2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设备字段差异说明</w:t>
      </w:r>
      <w:r>
        <w:rPr>
          <w:rFonts w:ascii="微软雅黑" w:eastAsia="微软雅黑" w:hAnsi="微软雅黑" w:hint="eastAsia"/>
          <w:color w:val="222222"/>
        </w:rPr>
        <w:t>：无人机与机器狗上报字段集合不同，这是本项目选择文档型数据库的关键论据，字段对照见</w:t>
      </w:r>
      <w:r>
        <w:rPr>
          <w:rFonts w:ascii="微软雅黑" w:eastAsia="微软雅黑" w:hAnsi="微软雅黑" w:hint="eastAsia"/>
          <w:color w:val="222222"/>
        </w:rPr>
        <w:t xml:space="preserve"> 4.5.1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0BD6500F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3.2.2 </w:t>
      </w:r>
      <w:r>
        <w:rPr>
          <w:rFonts w:ascii="微软雅黑" w:eastAsia="微软雅黑" w:hAnsi="微软雅黑" w:hint="eastAsia"/>
          <w:color w:val="222222"/>
        </w:rPr>
        <w:t>消息数据流转需求（</w:t>
      </w:r>
      <w:r>
        <w:rPr>
          <w:rFonts w:ascii="微软雅黑" w:eastAsia="微软雅黑" w:hAnsi="微软雅黑" w:hint="eastAsia"/>
          <w:color w:val="222222"/>
        </w:rPr>
        <w:t>FR-2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260"/>
        <w:gridCol w:w="6320"/>
      </w:tblGrid>
      <w:tr w:rsidR="00000000" w14:paraId="2E74B162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C9F6C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lastRenderedPageBreak/>
              <w:t>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0D64B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需求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DDCFA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2FFE204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C5C3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FR-2.1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E65F9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上行：设备→平台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ED485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设备仿真作为生产者，按类型写入遥测、心跳、告警、图片元数据主题</w:t>
            </w:r>
          </w:p>
        </w:tc>
      </w:tr>
      <w:tr w:rsidR="00000000" w14:paraId="204A113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2A283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FR-2.2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56156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下行：平台→设备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7F220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业务服务作为生产者写入指令主题，设备仿真按分组订阅自身指令；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同一设备的指令必须有序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（下达顺序即执行顺序）</w:t>
            </w:r>
          </w:p>
        </w:tc>
      </w:tr>
      <w:tr w:rsidR="00000000" w14:paraId="0B51F61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82F8D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FR-2.3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91411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多消费者独立消费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7B32A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存储消费者、告警消费者、检索消费者属于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不同消费组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，同一消息可被多方独立处理，互不干扰</w:t>
            </w:r>
          </w:p>
        </w:tc>
      </w:tr>
      <w:tr w:rsidR="00000000" w14:paraId="05DAB09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5AEBF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FR-2.4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1BE04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消息持久化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78442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消息落盘保留，可重启消费者后从上次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offset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继续，验证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无丢失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</w:p>
        </w:tc>
      </w:tr>
      <w:tr w:rsidR="00000000" w14:paraId="70A8A3F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B6057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FR-2.5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FDB52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消费失败处理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1B4EB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处理异常不提交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offset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并重试；连续重试超限进入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死信主题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inspection.dlq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，人工排查</w:t>
            </w:r>
          </w:p>
        </w:tc>
      </w:tr>
      <w:tr w:rsidR="00000000" w14:paraId="7786D10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A8205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FR-2.6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EE689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幂等消费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2EB29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重复投递不得产生重复业务记录（按业务主键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upsert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</w:tbl>
    <w:p w14:paraId="0A0DE8E4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3.2.3 </w:t>
      </w:r>
      <w:r>
        <w:rPr>
          <w:rFonts w:ascii="微软雅黑" w:eastAsia="微软雅黑" w:hAnsi="微软雅黑" w:hint="eastAsia"/>
          <w:color w:val="222222"/>
        </w:rPr>
        <w:t>分布式存储需求（</w:t>
      </w:r>
      <w:r>
        <w:rPr>
          <w:rFonts w:ascii="微软雅黑" w:eastAsia="微软雅黑" w:hAnsi="微软雅黑" w:hint="eastAsia"/>
          <w:color w:val="222222"/>
        </w:rPr>
        <w:t>FR-3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779"/>
        <w:gridCol w:w="1267"/>
        <w:gridCol w:w="5612"/>
      </w:tblGrid>
      <w:tr w:rsidR="00000000" w14:paraId="09672FB5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AC2EB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88418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需求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4689D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存储位置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2401D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30EECE0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9DF8B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FR-3.1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5C372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巡检影像存储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BD0B3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HDFS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6334D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无人机航拍图、机器狗红外图、告警抓拍图；按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/inspection/{type}/{yyyy}/{MM}/{dd}/{deviceId}/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分区</w:t>
            </w:r>
          </w:p>
        </w:tc>
      </w:tr>
      <w:tr w:rsidR="00000000" w14:paraId="06C610E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61FB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FR-3.2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FADA2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影像元数据存储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901D4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BF0F9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路径、大小、格式、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MD5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、拍摄时间、拍摄坐标、关联任务号，支持按时间与任务检索</w:t>
            </w:r>
          </w:p>
        </w:tc>
      </w:tr>
      <w:tr w:rsidR="00000000" w14:paraId="1828FAB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839A8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FR-3.3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CD003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设备台账存储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8F2F7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1C425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设备静态属性、当前状态、最后心跳时间、当前任务</w:t>
            </w:r>
          </w:p>
        </w:tc>
      </w:tr>
      <w:tr w:rsidR="00000000" w14:paraId="15BD3E8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26F76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FR-3.4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EEEC3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任务记录存储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E9995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AC1C0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任务定义、下发对象、状态流转、时间戳、航点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目标区域</w:t>
            </w:r>
          </w:p>
        </w:tc>
      </w:tr>
      <w:tr w:rsidR="00000000" w14:paraId="7170DB6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15454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FR-3.5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0F3BB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设备状态历史存储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719DA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BB3F1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遥测时序数据，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TTL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自动过期（默认保留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天）</w:t>
            </w:r>
          </w:p>
        </w:tc>
      </w:tr>
      <w:tr w:rsidR="00000000" w14:paraId="7ABE1CF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9CF9B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FR-3.6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24EDD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告警记录存储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C4734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87F49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告警全字段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复核结果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证据链（原始图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复核图路径）</w:t>
            </w:r>
          </w:p>
        </w:tc>
      </w:tr>
      <w:tr w:rsidR="00000000" w14:paraId="079748D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69213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FR-3.7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2C344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文件下载验证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DED7A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HDFS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03A9D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能按路径读回文件并校验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MD5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一致</w:t>
            </w:r>
          </w:p>
        </w:tc>
      </w:tr>
    </w:tbl>
    <w:p w14:paraId="51D3231F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3.2.4 </w:t>
      </w:r>
      <w:r>
        <w:rPr>
          <w:rFonts w:ascii="微软雅黑" w:eastAsia="微软雅黑" w:hAnsi="微软雅黑" w:hint="eastAsia"/>
          <w:color w:val="222222"/>
        </w:rPr>
        <w:t>检索分析可视化需求（</w:t>
      </w:r>
      <w:r>
        <w:rPr>
          <w:rFonts w:ascii="微软雅黑" w:eastAsia="微软雅黑" w:hAnsi="微软雅黑" w:hint="eastAsia"/>
          <w:color w:val="222222"/>
        </w:rPr>
        <w:t>FR-4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1442"/>
        <w:gridCol w:w="6076"/>
      </w:tblGrid>
      <w:tr w:rsidR="00000000" w14:paraId="7CC00F94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F7382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30F1A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需求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B2645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实现位置</w:t>
            </w:r>
          </w:p>
        </w:tc>
      </w:tr>
      <w:tr w:rsidR="00000000" w14:paraId="3D20941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22A6E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FR-4.1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6931B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按告警类型检索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A474C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</w:t>
            </w:r>
            <w:r>
              <w:rPr>
                <w:rStyle w:val="HTML"/>
                <w:rFonts w:hint="eastAsia"/>
                <w:color w:val="222222"/>
              </w:rPr>
              <w:t>alarmType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精确匹配（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keyword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43DA09F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DF019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FR-4.2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4DBF2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按设备编号检索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AAE9D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</w:t>
            </w:r>
            <w:r>
              <w:rPr>
                <w:rStyle w:val="HTML"/>
                <w:rFonts w:hint="eastAsia"/>
                <w:color w:val="222222"/>
              </w:rPr>
              <w:t>deviceId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精确匹配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支持模糊（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wildcard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585E7D5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BD245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FR-4.3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29099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按时间范围检索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6268E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</w:t>
            </w:r>
            <w:r>
              <w:rPr>
                <w:rStyle w:val="HTML"/>
                <w:rFonts w:hint="eastAsia"/>
                <w:color w:val="222222"/>
              </w:rPr>
              <w:t>range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查询，默认最近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小时，支持自定义区间</w:t>
            </w:r>
          </w:p>
        </w:tc>
      </w:tr>
      <w:tr w:rsidR="00000000" w14:paraId="7197478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FA76C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FR-4.4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AA73E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按地理位置检索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2E0C3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</w:t>
            </w:r>
            <w:r>
              <w:rPr>
                <w:rStyle w:val="HTML"/>
                <w:rFonts w:hint="eastAsia"/>
                <w:color w:val="222222"/>
              </w:rPr>
              <w:t>geo_distance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（以某坐标为中心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米内）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/ </w:t>
            </w:r>
            <w:r>
              <w:rPr>
                <w:rStyle w:val="HTML"/>
                <w:rFonts w:hint="eastAsia"/>
                <w:color w:val="222222"/>
              </w:rPr>
              <w:t>geo_bounding_box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（矩形框选）</w:t>
            </w:r>
          </w:p>
        </w:tc>
      </w:tr>
      <w:tr w:rsidR="00000000" w14:paraId="00C891F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A03D6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FR-4.5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60117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组合条件检索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8A46B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上述条件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AND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组合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，支持分页与排序（按时间倒序）</w:t>
            </w:r>
          </w:p>
        </w:tc>
      </w:tr>
      <w:tr w:rsidR="00000000" w14:paraId="185D453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9440E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FR-4.6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8B33D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全文模糊检索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50947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对告警描述文本分词检索（</w:t>
            </w:r>
            <w:r>
              <w:rPr>
                <w:rStyle w:val="HTML"/>
                <w:rFonts w:hint="eastAsia"/>
                <w:color w:val="222222"/>
              </w:rPr>
              <w:t>ik_smart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或降级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standard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71B24C6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36407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FR-4.7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536F5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统计分析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E253B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Style w:val="HTML"/>
                <w:rFonts w:hint="eastAsia"/>
                <w:color w:val="222222"/>
              </w:rPr>
              <w:t>terms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聚合（告警类型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TOP 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）、</w:t>
            </w:r>
            <w:r>
              <w:rPr>
                <w:rStyle w:val="HTML"/>
                <w:rFonts w:hint="eastAsia"/>
                <w:color w:val="222222"/>
              </w:rPr>
              <w:t>date_histogram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（按小时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天趋势）、按区域聚合</w:t>
            </w:r>
          </w:p>
        </w:tc>
      </w:tr>
      <w:tr w:rsidR="00000000" w14:paraId="50B0A38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2ACD3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FR-4.8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10565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Kibana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仪表盘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CCC50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至少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个可视化：类型分布饼图、时间趋势折线、地理热力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坐标图</w:t>
            </w:r>
          </w:p>
        </w:tc>
      </w:tr>
      <w:tr w:rsidR="00000000" w14:paraId="1EC763E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7EF63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FR-4.9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B7A8D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自研前端可视化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D42CC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GIS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分布地图、设备状态卡、任务列表、告警列表与详情、统计看板</w:t>
            </w:r>
          </w:p>
        </w:tc>
      </w:tr>
    </w:tbl>
    <w:p w14:paraId="62506DEE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3.2.5 </w:t>
      </w:r>
      <w:r>
        <w:rPr>
          <w:rFonts w:ascii="微软雅黑" w:eastAsia="微软雅黑" w:hAnsi="微软雅黑" w:hint="eastAsia"/>
          <w:color w:val="222222"/>
        </w:rPr>
        <w:t>网关与访问控制需求（</w:t>
      </w:r>
      <w:r>
        <w:rPr>
          <w:rFonts w:ascii="微软雅黑" w:eastAsia="微软雅黑" w:hAnsi="微软雅黑" w:hint="eastAsia"/>
          <w:color w:val="222222"/>
        </w:rPr>
        <w:t>FR-5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930"/>
        <w:gridCol w:w="6745"/>
      </w:tblGrid>
      <w:tr w:rsidR="00000000" w14:paraId="60E58805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963B9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78306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需求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E5832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13883CB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A016A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FR-5.1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91377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统一入口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0AB32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客户端只访问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Style w:val="HTML"/>
                <w:rFonts w:hint="eastAsia"/>
                <w:color w:val="222222"/>
              </w:rPr>
              <w:t>:8080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，前端与后端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API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均由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暴露</w:t>
            </w:r>
          </w:p>
        </w:tc>
      </w:tr>
      <w:tr w:rsidR="00000000" w14:paraId="06A5723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8EB01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FR-5.2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07551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后端负载均衡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5896F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后端至少部署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个实例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8081/8082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采用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least_conn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分发；通过响应头标记实例号以便演示分发效果</w:t>
            </w:r>
          </w:p>
        </w:tc>
      </w:tr>
      <w:tr w:rsidR="00000000" w14:paraId="63338C3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1C00C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FR-5.3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558BE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故障转移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E4378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人为停掉一个后端实例，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应自动摘除且请求不中断（</w:t>
            </w:r>
            <w:r>
              <w:rPr>
                <w:rStyle w:val="HTML"/>
                <w:rFonts w:hint="eastAsia"/>
                <w:color w:val="222222"/>
              </w:rPr>
              <w:t>max_fails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Style w:val="HTML"/>
                <w:rFonts w:hint="eastAsia"/>
                <w:color w:val="222222"/>
              </w:rPr>
              <w:t>fail_timeout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39FBE55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95EC3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FR-5.4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9417E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基础限流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66DB6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对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API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路径按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限流，返回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时有明确响应</w:t>
            </w:r>
          </w:p>
        </w:tc>
      </w:tr>
      <w:tr w:rsidR="00000000" w14:paraId="2C25A42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9B370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FR-5.5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9A758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基础安全配置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9CD85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隐藏版本号、限制请求体大小、禁止访问隐藏文件、添加安全响应头、后端真实端口不对外暴露</w:t>
            </w:r>
          </w:p>
        </w:tc>
      </w:tr>
      <w:tr w:rsidR="00000000" w14:paraId="38588C8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175EB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FR-5.6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9A21B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静态资源托管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0C7E5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Vue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构建产物由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直接返回，支持前端路由刷新不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404</w:t>
            </w:r>
          </w:p>
        </w:tc>
      </w:tr>
      <w:tr w:rsidR="00000000" w14:paraId="76A8723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14E41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FR-5.7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7F7BF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【加分】简易权限认证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C431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登录签发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Token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或后端做校验；本设计预留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Authorization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头透传与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auth_request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位置。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S88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已实现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</w:t>
            </w:r>
            <w:r>
              <w:rPr>
                <w:rStyle w:val="HTML"/>
                <w:rFonts w:hint="eastAsia"/>
                <w:color w:val="222222"/>
              </w:rPr>
              <w:t>POST /api/auth/login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签发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HMAC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签名令牌，后端拦截器统一校验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/api/**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（白名单仅登录接口），未认证统一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401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；实现细节见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5.2.8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，验收见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TC035/TC036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IT016~IT018</w:t>
            </w:r>
          </w:p>
        </w:tc>
      </w:tr>
    </w:tbl>
    <w:p w14:paraId="3731B51E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3.2.6 </w:t>
      </w:r>
      <w:r>
        <w:rPr>
          <w:rFonts w:ascii="微软雅黑" w:eastAsia="微软雅黑" w:hAnsi="微软雅黑" w:hint="eastAsia"/>
          <w:color w:val="222222"/>
        </w:rPr>
        <w:t>基础业务功能需求（</w:t>
      </w:r>
      <w:r>
        <w:rPr>
          <w:rFonts w:ascii="微软雅黑" w:eastAsia="微软雅黑" w:hAnsi="微软雅黑" w:hint="eastAsia"/>
          <w:color w:val="222222"/>
        </w:rPr>
        <w:t>FR-6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08FE085C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对应指导说明书</w:t>
      </w:r>
      <w:r>
        <w:rPr>
          <w:rFonts w:ascii="微软雅黑" w:eastAsia="微软雅黑" w:hAnsi="微软雅黑" w:hint="eastAsia"/>
          <w:color w:val="222222"/>
        </w:rPr>
        <w:t xml:space="preserve"> 4.3 </w:t>
      </w:r>
      <w:r>
        <w:rPr>
          <w:rFonts w:ascii="微软雅黑" w:eastAsia="微软雅黑" w:hAnsi="微软雅黑" w:hint="eastAsia"/>
          <w:color w:val="222222"/>
        </w:rPr>
        <w:t>节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基础业务功能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，作为前端可操作的功能集合：</w:t>
      </w:r>
    </w:p>
    <w:p w14:paraId="14935757" w14:textId="77777777" w:rsidR="008D7DB7" w:rsidRDefault="008D7DB7">
      <w:pPr>
        <w:numPr>
          <w:ilvl w:val="0"/>
          <w:numId w:val="1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设备台账管理</w:t>
      </w:r>
      <w:r>
        <w:rPr>
          <w:rFonts w:ascii="微软雅黑" w:eastAsia="微软雅黑" w:hAnsi="微软雅黑" w:hint="eastAsia"/>
          <w:color w:val="222222"/>
        </w:rPr>
        <w:t>：设备列表（编号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类型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状态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电量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最后心跳）、按类型与状态筛选、设备详情（含历史轨迹回放）。</w:t>
      </w:r>
    </w:p>
    <w:p w14:paraId="738A54A2" w14:textId="77777777" w:rsidR="008D7DB7" w:rsidRDefault="008D7DB7">
      <w:pPr>
        <w:numPr>
          <w:ilvl w:val="0"/>
          <w:numId w:val="1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巡检任务下发</w:t>
      </w:r>
      <w:r>
        <w:rPr>
          <w:rFonts w:ascii="微软雅黑" w:eastAsia="微软雅黑" w:hAnsi="微软雅黑" w:hint="eastAsia"/>
          <w:color w:val="222222"/>
        </w:rPr>
        <w:t>：选择任务类型（周期巡逻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定点复核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区域覆盖）、选择目标设备、指定目标区域或航点、设置优先级、下发并跟踪状态。</w:t>
      </w:r>
    </w:p>
    <w:p w14:paraId="1CDDB541" w14:textId="77777777" w:rsidR="008D7DB7" w:rsidRDefault="008D7DB7">
      <w:pPr>
        <w:numPr>
          <w:ilvl w:val="0"/>
          <w:numId w:val="1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告警展示与处置</w:t>
      </w:r>
      <w:r>
        <w:rPr>
          <w:rFonts w:ascii="微软雅黑" w:eastAsia="微软雅黑" w:hAnsi="微软雅黑" w:hint="eastAsia"/>
          <w:color w:val="222222"/>
        </w:rPr>
        <w:t>：实时告警列表、告警详情（含证据图）、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派机器狗复核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一键操作、复核结果回写、误报标记。</w:t>
      </w:r>
    </w:p>
    <w:p w14:paraId="007F2F65" w14:textId="77777777" w:rsidR="008D7DB7" w:rsidRDefault="008D7DB7">
      <w:pPr>
        <w:numPr>
          <w:ilvl w:val="0"/>
          <w:numId w:val="1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历史任务查询</w:t>
      </w:r>
      <w:r>
        <w:rPr>
          <w:rFonts w:ascii="微软雅黑" w:eastAsia="微软雅黑" w:hAnsi="微软雅黑" w:hint="eastAsia"/>
          <w:color w:val="222222"/>
        </w:rPr>
        <w:t>：按时间、设备、状态、任务类型组合查询任务与任务日志。</w:t>
      </w:r>
    </w:p>
    <w:p w14:paraId="2A49F2AF" w14:textId="77777777" w:rsidR="008D7DB7" w:rsidRDefault="008D7DB7">
      <w:pPr>
        <w:numPr>
          <w:ilvl w:val="0"/>
          <w:numId w:val="1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统计看板</w:t>
      </w:r>
      <w:r>
        <w:rPr>
          <w:rFonts w:ascii="微软雅黑" w:eastAsia="微软雅黑" w:hAnsi="微软雅黑" w:hint="eastAsia"/>
          <w:color w:val="222222"/>
        </w:rPr>
        <w:t>：设备在线率、任务完成率、告警数量趋势、告警类型分布。</w:t>
      </w:r>
    </w:p>
    <w:p w14:paraId="71EFF7DE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 xml:space="preserve">3.2.7 </w:t>
      </w:r>
      <w:r>
        <w:rPr>
          <w:rFonts w:ascii="微软雅黑" w:eastAsia="微软雅黑" w:hAnsi="微软雅黑" w:hint="eastAsia"/>
          <w:color w:val="222222"/>
        </w:rPr>
        <w:t>系统测试需求（</w:t>
      </w:r>
      <w:r>
        <w:rPr>
          <w:rFonts w:ascii="微软雅黑" w:eastAsia="微软雅黑" w:hAnsi="微软雅黑" w:hint="eastAsia"/>
          <w:color w:val="222222"/>
        </w:rPr>
        <w:t>FR-7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1E04F241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功能测试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接口测试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简单性能测试，须覆盖全部强制功能点，记录用例编号、步骤、预期结果、实际结果与状态；不通过用例须记录</w:t>
      </w:r>
      <w:r>
        <w:rPr>
          <w:rFonts w:ascii="微软雅黑" w:eastAsia="微软雅黑" w:hAnsi="微软雅黑" w:hint="eastAsia"/>
          <w:color w:val="222222"/>
        </w:rPr>
        <w:t xml:space="preserve"> BUG </w:t>
      </w:r>
      <w:r>
        <w:rPr>
          <w:rFonts w:ascii="微软雅黑" w:eastAsia="微软雅黑" w:hAnsi="微软雅黑" w:hint="eastAsia"/>
          <w:color w:val="222222"/>
        </w:rPr>
        <w:t>现象、修复方案并回归（详见第</w:t>
      </w:r>
      <w:r>
        <w:rPr>
          <w:rFonts w:ascii="微软雅黑" w:eastAsia="微软雅黑" w:hAnsi="微软雅黑" w:hint="eastAsia"/>
          <w:color w:val="222222"/>
        </w:rPr>
        <w:t xml:space="preserve"> 6 </w:t>
      </w:r>
      <w:r>
        <w:rPr>
          <w:rFonts w:ascii="微软雅黑" w:eastAsia="微软雅黑" w:hAnsi="微软雅黑" w:hint="eastAsia"/>
          <w:color w:val="222222"/>
        </w:rPr>
        <w:t>章）。</w:t>
      </w:r>
    </w:p>
    <w:p w14:paraId="3ECE6761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3.3 </w:t>
      </w:r>
      <w:r>
        <w:rPr>
          <w:rFonts w:ascii="微软雅黑" w:eastAsia="微软雅黑" w:hAnsi="微软雅黑" w:hint="eastAsia"/>
          <w:color w:val="222222"/>
        </w:rPr>
        <w:t>非功能性需求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3837"/>
        <w:gridCol w:w="3780"/>
      </w:tblGrid>
      <w:tr w:rsidR="00000000" w14:paraId="42DCE5FE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60BDD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类别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5EE30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375C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说明与验证方式</w:t>
            </w:r>
          </w:p>
        </w:tc>
      </w:tr>
      <w:tr w:rsidR="00000000" w14:paraId="1A2FACB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7009F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性能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3AB6D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设备遥测端到端时延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P95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&lt; 1.5 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（从产生到落库可查）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8486A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批量写入链路计时埋点</w:t>
            </w:r>
          </w:p>
        </w:tc>
      </w:tr>
      <w:tr w:rsidR="00000000" w14:paraId="6846FA9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0274F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4D6126" w14:textId="77777777" w:rsidR="008D7DB7" w:rsidRDefault="008D7DB7">
            <w:pPr>
              <w:spacing w:before="180" w:after="180"/>
              <w:rPr>
                <w:rFonts w:ascii="微软雅黑" w:eastAsia="微软雅黑" w:hAnsi="微软雅黑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告警从产生到前端可见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&lt; 3 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94C49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 refresh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间隔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 s</w:t>
            </w:r>
          </w:p>
        </w:tc>
      </w:tr>
      <w:tr w:rsidR="00000000" w14:paraId="4C06C4C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08915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BC23E0" w14:textId="77777777" w:rsidR="008D7DB7" w:rsidRDefault="008D7DB7">
            <w:pPr>
              <w:spacing w:before="180" w:after="180"/>
              <w:rPr>
                <w:rFonts w:ascii="微软雅黑" w:eastAsia="微软雅黑" w:hAnsi="微软雅黑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单条检索接口响应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P95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&lt; 500 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（数据量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万条量级）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B9127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JMeter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压测</w:t>
            </w:r>
          </w:p>
        </w:tc>
      </w:tr>
      <w:tr w:rsidR="00000000" w14:paraId="576023A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9280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411417" w14:textId="77777777" w:rsidR="008D7DB7" w:rsidRDefault="008D7DB7">
            <w:pPr>
              <w:spacing w:before="180" w:after="180"/>
              <w:rPr>
                <w:rFonts w:ascii="微软雅黑" w:eastAsia="微软雅黑" w:hAnsi="微软雅黑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并发上报能力：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≥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 msg/s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持续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分钟无消息丢失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ACB31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压力测试脚本</w:t>
            </w:r>
          </w:p>
        </w:tc>
      </w:tr>
      <w:tr w:rsidR="00000000" w14:paraId="06C4CD1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444F0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9984F5" w14:textId="77777777" w:rsidR="008D7DB7" w:rsidRDefault="008D7DB7">
            <w:pPr>
              <w:spacing w:before="180" w:after="180"/>
              <w:rPr>
                <w:rFonts w:ascii="微软雅黑" w:eastAsia="微软雅黑" w:hAnsi="微软雅黑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网关吞吐：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转发能力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≥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 QPS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（读接口）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8E7FA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JMeter + 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日志</w:t>
            </w:r>
          </w:p>
        </w:tc>
      </w:tr>
      <w:tr w:rsidR="00000000" w14:paraId="0B1B886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FBC80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可靠性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34F5D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消息不丢失：消费者异常重启后可从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offset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续消费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C79E9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停消费者→发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条→重启→校验条数</w:t>
            </w:r>
          </w:p>
        </w:tc>
      </w:tr>
      <w:tr w:rsidR="00000000" w14:paraId="089F555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4DB6A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661F6E" w14:textId="77777777" w:rsidR="008D7DB7" w:rsidRDefault="008D7DB7">
            <w:pPr>
              <w:spacing w:before="180" w:after="180"/>
              <w:rPr>
                <w:rFonts w:ascii="微软雅黑" w:eastAsia="微软雅黑" w:hAnsi="微软雅黑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幂等：重复投递不产生重复记录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D0A03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同一条消息重发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次，记录数不变</w:t>
            </w:r>
          </w:p>
        </w:tc>
      </w:tr>
      <w:tr w:rsidR="00000000" w14:paraId="0091D68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99D20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1A63AE" w14:textId="77777777" w:rsidR="008D7DB7" w:rsidRDefault="008D7DB7">
            <w:pPr>
              <w:spacing w:before="180" w:after="180"/>
              <w:rPr>
                <w:rFonts w:ascii="微软雅黑" w:eastAsia="微软雅黑" w:hAnsi="微软雅黑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组件故障可恢复：单容器重启后自动恢复服务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6ED29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docker compose restart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后回归验证</w:t>
            </w:r>
          </w:p>
        </w:tc>
      </w:tr>
      <w:tr w:rsidR="00000000" w14:paraId="07FF47C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DFD38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C3D89D" w14:textId="77777777" w:rsidR="008D7DB7" w:rsidRDefault="008D7DB7">
            <w:pPr>
              <w:spacing w:before="180" w:after="180"/>
              <w:rPr>
                <w:rFonts w:ascii="微软雅黑" w:eastAsia="微软雅黑" w:hAnsi="微软雅黑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数据可持久化：容器删除重建后业务数据仍在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59BEF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卷挂载验证</w:t>
            </w:r>
          </w:p>
        </w:tc>
      </w:tr>
      <w:tr w:rsidR="00000000" w14:paraId="33D7CEC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72169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可扩展性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D911D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后端无状态，可水平扩实例（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配置即生效）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8D67E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增加第三个实例并验证分发</w:t>
            </w:r>
          </w:p>
        </w:tc>
      </w:tr>
      <w:tr w:rsidR="00000000" w14:paraId="4F559D4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2380A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0C6063" w14:textId="77777777" w:rsidR="008D7DB7" w:rsidRDefault="008D7DB7">
            <w:pPr>
              <w:spacing w:before="180" w:after="180"/>
              <w:rPr>
                <w:rFonts w:ascii="微软雅黑" w:eastAsia="微软雅黑" w:hAnsi="微软雅黑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新增设备类型不改表结构（文档型数据库优势）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DA936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增加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巡检机器人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类型验证</w:t>
            </w:r>
          </w:p>
        </w:tc>
      </w:tr>
      <w:tr w:rsidR="00000000" w14:paraId="2B7EEA3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80665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E4045C" w14:textId="77777777" w:rsidR="008D7DB7" w:rsidRDefault="008D7DB7">
            <w:pPr>
              <w:spacing w:before="180" w:after="180"/>
              <w:rPr>
                <w:rFonts w:ascii="微软雅黑" w:eastAsia="微软雅黑" w:hAnsi="微软雅黑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分区数可增量扩容以提升并行度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87F99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说明性需求</w:t>
            </w:r>
          </w:p>
        </w:tc>
      </w:tr>
      <w:tr w:rsidR="00000000" w14:paraId="5761D37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EC7AE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可维护性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34B75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全组件容器化，</w:t>
            </w:r>
            <w:r>
              <w:rPr>
                <w:rStyle w:val="HTML"/>
                <w:rFonts w:hint="eastAsia"/>
                <w:color w:val="222222"/>
              </w:rPr>
              <w:t>docker compose up -d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一键启动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6AEF0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换机复现验证</w:t>
            </w:r>
          </w:p>
        </w:tc>
      </w:tr>
      <w:tr w:rsidR="00000000" w14:paraId="69A185F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FB2F5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54CB2A" w14:textId="77777777" w:rsidR="008D7DB7" w:rsidRDefault="008D7DB7">
            <w:pPr>
              <w:spacing w:before="180" w:after="180"/>
              <w:rPr>
                <w:rFonts w:ascii="微软雅黑" w:eastAsia="微软雅黑" w:hAnsi="微软雅黑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日志规范：统一格式含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traceId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Style w:val="HTML"/>
                <w:rFonts w:hint="eastAsia"/>
                <w:color w:val="222222"/>
              </w:rPr>
              <w:t>deviceId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，便于串链路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02F5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ELK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之外至少落盘可查</w:t>
            </w:r>
          </w:p>
        </w:tc>
      </w:tr>
      <w:tr w:rsidR="00000000" w14:paraId="05B3D90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9D8B7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FCD3CF" w14:textId="77777777" w:rsidR="008D7DB7" w:rsidRDefault="008D7DB7">
            <w:pPr>
              <w:spacing w:before="180" w:after="180"/>
              <w:rPr>
                <w:rFonts w:ascii="微软雅黑" w:eastAsia="微软雅黑" w:hAnsi="微软雅黑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配置外置：地址、端口、主题名、索引名全部走配置文件与常量类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569C3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部署说明可交付</w:t>
            </w:r>
          </w:p>
        </w:tc>
      </w:tr>
      <w:tr w:rsidR="00000000" w14:paraId="02EEC09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999C5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安全性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1065D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内部组件端口不暴露公网；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为唯一入口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1EC81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端口扫描验证</w:t>
            </w:r>
          </w:p>
        </w:tc>
      </w:tr>
      <w:tr w:rsidR="00000000" w14:paraId="25789CB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5E6C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863377" w14:textId="77777777" w:rsidR="008D7DB7" w:rsidRDefault="008D7DB7">
            <w:pPr>
              <w:spacing w:before="180" w:after="180"/>
              <w:rPr>
                <w:rFonts w:ascii="微软雅黑" w:eastAsia="微软雅黑" w:hAnsi="微软雅黑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敏感配置（口令）不硬编码进源码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714BD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环境变量注入（演示账号口令支持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AUTH_ADMIN_PASSWORD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等环境变量覆盖）</w:t>
            </w:r>
          </w:p>
        </w:tc>
      </w:tr>
      <w:tr w:rsidR="00000000" w14:paraId="259BF82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2168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C358BD" w14:textId="77777777" w:rsidR="008D7DB7" w:rsidRDefault="008D7DB7">
            <w:pPr>
              <w:spacing w:before="180" w:after="180"/>
              <w:rPr>
                <w:rFonts w:ascii="微软雅黑" w:eastAsia="微软雅黑" w:hAnsi="微软雅黑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业务接口鉴权：除登录接口外全部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/api/**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需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Bearer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令牌，未认证返回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30222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docker/init/accept-s88.ps1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例断言，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S88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实测全过）</w:t>
            </w:r>
          </w:p>
        </w:tc>
      </w:tr>
      <w:tr w:rsidR="00000000" w14:paraId="035C854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8CE2C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易用性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E43BD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前端首页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秒内呈现设备与告警概览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D786D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体验性要求</w:t>
            </w:r>
          </w:p>
        </w:tc>
      </w:tr>
      <w:tr w:rsidR="00000000" w14:paraId="1194A75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71BDD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合规性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8D0B7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不虚构测试结果、引用注明来源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FEBC8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学术诚信要求</w:t>
            </w:r>
          </w:p>
        </w:tc>
      </w:tr>
    </w:tbl>
    <w:p w14:paraId="0EE4BC4E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3.4 </w:t>
      </w:r>
      <w:r>
        <w:rPr>
          <w:rFonts w:ascii="微软雅黑" w:eastAsia="微软雅黑" w:hAnsi="微软雅黑" w:hint="eastAsia"/>
          <w:color w:val="222222"/>
        </w:rPr>
        <w:t>可行性分析</w:t>
      </w:r>
    </w:p>
    <w:p w14:paraId="7818ADEF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3.4.1 </w:t>
      </w:r>
      <w:r>
        <w:rPr>
          <w:rFonts w:ascii="微软雅黑" w:eastAsia="微软雅黑" w:hAnsi="微软雅黑" w:hint="eastAsia"/>
          <w:color w:val="222222"/>
        </w:rPr>
        <w:t>技术可行性</w:t>
      </w:r>
    </w:p>
    <w:p w14:paraId="65D5B377" w14:textId="77777777" w:rsidR="008D7DB7" w:rsidRDefault="008D7DB7">
      <w:pPr>
        <w:numPr>
          <w:ilvl w:val="0"/>
          <w:numId w:val="1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组件全部为成熟开源中间件</w:t>
      </w:r>
      <w:r>
        <w:rPr>
          <w:rFonts w:ascii="微软雅黑" w:eastAsia="微软雅黑" w:hAnsi="微软雅黑" w:hint="eastAsia"/>
          <w:color w:val="222222"/>
        </w:rPr>
        <w:t>，官方文档完备，</w:t>
      </w:r>
      <w:r>
        <w:rPr>
          <w:rFonts w:ascii="微软雅黑" w:eastAsia="微软雅黑" w:hAnsi="微软雅黑" w:hint="eastAsia"/>
          <w:color w:val="222222"/>
        </w:rPr>
        <w:t xml:space="preserve">Docker </w:t>
      </w:r>
      <w:r>
        <w:rPr>
          <w:rFonts w:ascii="微软雅黑" w:eastAsia="微软雅黑" w:hAnsi="微软雅黑" w:hint="eastAsia"/>
          <w:color w:val="222222"/>
        </w:rPr>
        <w:t>镜像由官方或社区长期维护，单机部署路径清晰。</w:t>
      </w:r>
    </w:p>
    <w:p w14:paraId="5252CFFE" w14:textId="77777777" w:rsidR="008D7DB7" w:rsidRDefault="008D7DB7">
      <w:pPr>
        <w:numPr>
          <w:ilvl w:val="0"/>
          <w:numId w:val="1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前端与后端均为课程已学技术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Fonts w:ascii="微软雅黑" w:eastAsia="微软雅黑" w:hAnsi="微软雅黑" w:hint="eastAsia"/>
          <w:color w:val="222222"/>
        </w:rPr>
        <w:t xml:space="preserve">Spring Boot 3 + Vue 3 </w:t>
      </w:r>
      <w:r>
        <w:rPr>
          <w:rFonts w:ascii="微软雅黑" w:eastAsia="微软雅黑" w:hAnsi="微软雅黑" w:hint="eastAsia"/>
          <w:color w:val="222222"/>
        </w:rPr>
        <w:t>生态资料充足，编码风险低。</w:t>
      </w:r>
    </w:p>
    <w:p w14:paraId="4E023577" w14:textId="77777777" w:rsidR="008D7DB7" w:rsidRDefault="008D7DB7">
      <w:pPr>
        <w:numPr>
          <w:ilvl w:val="0"/>
          <w:numId w:val="1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核心难点已被方案前置消解</w:t>
      </w:r>
      <w:r>
        <w:rPr>
          <w:rFonts w:ascii="微软雅黑" w:eastAsia="微软雅黑" w:hAnsi="微软雅黑" w:hint="eastAsia"/>
          <w:color w:val="222222"/>
        </w:rPr>
        <w:t>：版本冲突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容器化隔离；</w:t>
      </w:r>
      <w:r>
        <w:rPr>
          <w:rFonts w:ascii="微软雅黑" w:eastAsia="微软雅黑" w:hAnsi="微软雅黑" w:hint="eastAsia"/>
          <w:color w:val="222222"/>
        </w:rPr>
        <w:t xml:space="preserve">Kafka </w:t>
      </w:r>
      <w:r>
        <w:rPr>
          <w:rFonts w:ascii="微软雅黑" w:eastAsia="微软雅黑" w:hAnsi="微软雅黑" w:hint="eastAsia"/>
          <w:color w:val="222222"/>
        </w:rPr>
        <w:t>容器内外地址不一致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advertised.listeners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双监听器设计（</w:t>
      </w:r>
      <w:r>
        <w:rPr>
          <w:rFonts w:ascii="微软雅黑" w:eastAsia="微软雅黑" w:hAnsi="微软雅黑" w:hint="eastAsia"/>
          <w:color w:val="222222"/>
        </w:rPr>
        <w:t xml:space="preserve">4.6 </w:t>
      </w:r>
      <w:r>
        <w:rPr>
          <w:rFonts w:ascii="微软雅黑" w:eastAsia="微软雅黑" w:hAnsi="微软雅黑" w:hint="eastAsia"/>
          <w:color w:val="222222"/>
        </w:rPr>
        <w:t>节）；</w:t>
      </w:r>
      <w:r>
        <w:rPr>
          <w:rFonts w:ascii="微软雅黑" w:eastAsia="微软雅黑" w:hAnsi="微软雅黑" w:hint="eastAsia"/>
          <w:color w:val="222222"/>
        </w:rPr>
        <w:t xml:space="preserve">HDFS </w:t>
      </w:r>
      <w:r>
        <w:rPr>
          <w:rFonts w:ascii="微软雅黑" w:eastAsia="微软雅黑" w:hAnsi="微软雅黑" w:hint="eastAsia"/>
          <w:color w:val="222222"/>
        </w:rPr>
        <w:t>客户端连接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改用</w:t>
      </w:r>
      <w:r>
        <w:rPr>
          <w:rFonts w:ascii="微软雅黑" w:eastAsia="微软雅黑" w:hAnsi="微软雅黑" w:hint="eastAsia"/>
          <w:color w:val="222222"/>
        </w:rPr>
        <w:t xml:space="preserve"> WebHDFS </w:t>
      </w:r>
      <w:r>
        <w:rPr>
          <w:rFonts w:ascii="微软雅黑" w:eastAsia="微软雅黑" w:hAnsi="微软雅黑" w:hint="eastAsia"/>
          <w:color w:val="222222"/>
        </w:rPr>
        <w:t>并开启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dfs.client.use.datanode.hostname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>5.2.3</w:t>
      </w:r>
      <w:r>
        <w:rPr>
          <w:rFonts w:ascii="微软雅黑" w:eastAsia="微软雅黑" w:hAnsi="微软雅黑" w:hint="eastAsia"/>
          <w:color w:val="222222"/>
        </w:rPr>
        <w:t>）。</w:t>
      </w:r>
    </w:p>
    <w:p w14:paraId="45C9E92D" w14:textId="77777777" w:rsidR="008D7DB7" w:rsidRDefault="008D7DB7">
      <w:pPr>
        <w:numPr>
          <w:ilvl w:val="0"/>
          <w:numId w:val="1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设备为纯软件仿真</w:t>
      </w:r>
      <w:r>
        <w:rPr>
          <w:rFonts w:ascii="微软雅黑" w:eastAsia="微软雅黑" w:hAnsi="微软雅黑" w:hint="eastAsia"/>
          <w:color w:val="222222"/>
        </w:rPr>
        <w:t>，不依赖真实硬件采购、空域审批与设备</w:t>
      </w:r>
      <w:r>
        <w:rPr>
          <w:rFonts w:ascii="微软雅黑" w:eastAsia="微软雅黑" w:hAnsi="微软雅黑" w:hint="eastAsia"/>
          <w:color w:val="222222"/>
        </w:rPr>
        <w:t xml:space="preserve"> SDK</w:t>
      </w:r>
      <w:r>
        <w:rPr>
          <w:rFonts w:ascii="微软雅黑" w:eastAsia="微软雅黑" w:hAnsi="微软雅黑" w:hint="eastAsia"/>
          <w:color w:val="222222"/>
        </w:rPr>
        <w:t>，消除最大外部不确定性。</w:t>
      </w:r>
    </w:p>
    <w:p w14:paraId="6E03401B" w14:textId="77777777" w:rsidR="008D7DB7" w:rsidRDefault="008D7DB7">
      <w:pPr>
        <w:numPr>
          <w:ilvl w:val="0"/>
          <w:numId w:val="1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结论：</w:t>
      </w:r>
      <w:r>
        <w:rPr>
          <w:rStyle w:val="a4"/>
          <w:rFonts w:ascii="微软雅黑" w:eastAsia="微软雅黑" w:hAnsi="微软雅黑" w:hint="eastAsia"/>
          <w:color w:val="222222"/>
        </w:rPr>
        <w:t>技术可行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0DBF4712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3.4.2 </w:t>
      </w:r>
      <w:r>
        <w:rPr>
          <w:rFonts w:ascii="微软雅黑" w:eastAsia="微软雅黑" w:hAnsi="微软雅黑" w:hint="eastAsia"/>
          <w:color w:val="222222"/>
        </w:rPr>
        <w:t>经济可行性</w:t>
      </w:r>
    </w:p>
    <w:p w14:paraId="7E16295E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全部组件为开源软件，零授权成本；单台开发机即可承载全部容器，无需采购服务器与云资源；若使用云主机，约</w:t>
      </w:r>
      <w:r>
        <w:rPr>
          <w:rFonts w:ascii="微软雅黑" w:eastAsia="微软雅黑" w:hAnsi="微软雅黑" w:hint="eastAsia"/>
          <w:color w:val="222222"/>
        </w:rPr>
        <w:t xml:space="preserve"> 8 </w:t>
      </w:r>
      <w:r>
        <w:rPr>
          <w:rFonts w:ascii="微软雅黑" w:eastAsia="微软雅黑" w:hAnsi="微软雅黑" w:hint="eastAsia"/>
          <w:color w:val="222222"/>
        </w:rPr>
        <w:t>核</w:t>
      </w:r>
      <w:r>
        <w:rPr>
          <w:rFonts w:ascii="微软雅黑" w:eastAsia="微软雅黑" w:hAnsi="微软雅黑" w:hint="eastAsia"/>
          <w:color w:val="222222"/>
        </w:rPr>
        <w:t xml:space="preserve"> 16 GB </w:t>
      </w:r>
      <w:r>
        <w:rPr>
          <w:rFonts w:ascii="微软雅黑" w:eastAsia="微软雅黑" w:hAnsi="微软雅黑" w:hint="eastAsia"/>
          <w:color w:val="222222"/>
        </w:rPr>
        <w:t>规格即可满足，成本可控。结论：</w:t>
      </w:r>
      <w:r>
        <w:rPr>
          <w:rStyle w:val="a4"/>
          <w:rFonts w:ascii="微软雅黑" w:eastAsia="微软雅黑" w:hAnsi="微软雅黑" w:hint="eastAsia"/>
          <w:color w:val="222222"/>
        </w:rPr>
        <w:t>经济可行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333E0551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3.4.3 </w:t>
      </w:r>
      <w:r>
        <w:rPr>
          <w:rFonts w:ascii="微软雅黑" w:eastAsia="微软雅黑" w:hAnsi="微软雅黑" w:hint="eastAsia"/>
          <w:color w:val="222222"/>
        </w:rPr>
        <w:t>进度可行性</w:t>
      </w:r>
    </w:p>
    <w:p w14:paraId="6D5ECC2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课内</w:t>
      </w:r>
      <w:r>
        <w:rPr>
          <w:rFonts w:ascii="微软雅黑" w:eastAsia="微软雅黑" w:hAnsi="微软雅黑" w:hint="eastAsia"/>
          <w:color w:val="222222"/>
        </w:rPr>
        <w:t xml:space="preserve"> 32 </w:t>
      </w:r>
      <w:r>
        <w:rPr>
          <w:rFonts w:ascii="微软雅黑" w:eastAsia="微软雅黑" w:hAnsi="微软雅黑" w:hint="eastAsia"/>
          <w:color w:val="222222"/>
        </w:rPr>
        <w:t>学时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课外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≥</w:t>
      </w:r>
      <w:r>
        <w:rPr>
          <w:rFonts w:ascii="微软雅黑" w:eastAsia="微软雅黑" w:hAnsi="微软雅黑" w:hint="eastAsia"/>
          <w:color w:val="222222"/>
        </w:rPr>
        <w:t xml:space="preserve">64 </w:t>
      </w:r>
      <w:r>
        <w:rPr>
          <w:rFonts w:ascii="微软雅黑" w:eastAsia="微软雅黑" w:hAnsi="微软雅黑" w:hint="eastAsia"/>
          <w:color w:val="222222"/>
        </w:rPr>
        <w:t>学时，按</w:t>
      </w:r>
      <w:r>
        <w:rPr>
          <w:rFonts w:ascii="微软雅黑" w:eastAsia="微软雅黑" w:hAnsi="微软雅黑" w:hint="eastAsia"/>
          <w:color w:val="222222"/>
        </w:rPr>
        <w:t xml:space="preserve"> 4.6 </w:t>
      </w:r>
      <w:r>
        <w:rPr>
          <w:rFonts w:ascii="微软雅黑" w:eastAsia="微软雅黑" w:hAnsi="微软雅黑" w:hint="eastAsia"/>
          <w:color w:val="222222"/>
        </w:rPr>
        <w:t>节部署方案与</w:t>
      </w:r>
      <w:r>
        <w:rPr>
          <w:rFonts w:ascii="微软雅黑" w:eastAsia="微软雅黑" w:hAnsi="微软雅黑" w:hint="eastAsia"/>
          <w:color w:val="222222"/>
        </w:rPr>
        <w:t xml:space="preserve"> 5.2 </w:t>
      </w:r>
      <w:r>
        <w:rPr>
          <w:rFonts w:ascii="微软雅黑" w:eastAsia="微软雅黑" w:hAnsi="微软雅黑" w:hint="eastAsia"/>
          <w:color w:val="222222"/>
        </w:rPr>
        <w:t>节模块划分，六人小组可在三阶段内完成：阶段一（</w:t>
      </w:r>
      <w:r>
        <w:rPr>
          <w:rFonts w:ascii="微软雅黑" w:eastAsia="微软雅黑" w:hAnsi="微软雅黑" w:hint="eastAsia"/>
          <w:color w:val="222222"/>
        </w:rPr>
        <w:t xml:space="preserve">8 </w:t>
      </w:r>
      <w:r>
        <w:rPr>
          <w:rFonts w:ascii="微软雅黑" w:eastAsia="微软雅黑" w:hAnsi="微软雅黑" w:hint="eastAsia"/>
          <w:color w:val="222222"/>
        </w:rPr>
        <w:t>学时）出方案与原型骨架；阶段二（</w:t>
      </w:r>
      <w:r>
        <w:rPr>
          <w:rFonts w:ascii="微软雅黑" w:eastAsia="微软雅黑" w:hAnsi="微软雅黑" w:hint="eastAsia"/>
          <w:color w:val="222222"/>
        </w:rPr>
        <w:t xml:space="preserve">16 </w:t>
      </w:r>
      <w:r>
        <w:rPr>
          <w:rFonts w:ascii="微软雅黑" w:eastAsia="微软雅黑" w:hAnsi="微软雅黑" w:hint="eastAsia"/>
          <w:color w:val="222222"/>
        </w:rPr>
        <w:t>学</w:t>
      </w:r>
      <w:r>
        <w:rPr>
          <w:rFonts w:ascii="微软雅黑" w:eastAsia="微软雅黑" w:hAnsi="微软雅黑" w:hint="eastAsia"/>
          <w:color w:val="222222"/>
        </w:rPr>
        <w:lastRenderedPageBreak/>
        <w:t>时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课外）完成组件部署与模块开发；阶段三（</w:t>
      </w:r>
      <w:r>
        <w:rPr>
          <w:rFonts w:ascii="微软雅黑" w:eastAsia="微软雅黑" w:hAnsi="微软雅黑" w:hint="eastAsia"/>
          <w:color w:val="222222"/>
        </w:rPr>
        <w:t xml:space="preserve">8 </w:t>
      </w:r>
      <w:r>
        <w:rPr>
          <w:rFonts w:ascii="微软雅黑" w:eastAsia="微软雅黑" w:hAnsi="微软雅黑" w:hint="eastAsia"/>
          <w:color w:val="222222"/>
        </w:rPr>
        <w:t>学时）完成测试、文档与答辩。风险在于</w:t>
      </w:r>
      <w:r>
        <w:rPr>
          <w:rStyle w:val="a4"/>
          <w:rFonts w:ascii="微软雅黑" w:eastAsia="微软雅黑" w:hAnsi="微软雅黑" w:hint="eastAsia"/>
          <w:color w:val="222222"/>
        </w:rPr>
        <w:t>中间件联调耗时不可控</w:t>
      </w:r>
      <w:r>
        <w:rPr>
          <w:rFonts w:ascii="微软雅黑" w:eastAsia="微软雅黑" w:hAnsi="微软雅黑" w:hint="eastAsia"/>
          <w:color w:val="222222"/>
        </w:rPr>
        <w:t>，缓解措施是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先打通一条最小链路，再横向扩功能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（见</w:t>
      </w:r>
      <w:r>
        <w:rPr>
          <w:rFonts w:ascii="微软雅黑" w:eastAsia="微软雅黑" w:hAnsi="微软雅黑" w:hint="eastAsia"/>
          <w:color w:val="222222"/>
        </w:rPr>
        <w:t xml:space="preserve"> 3.4.4 </w:t>
      </w:r>
      <w:r>
        <w:rPr>
          <w:rFonts w:ascii="微软雅黑" w:eastAsia="微软雅黑" w:hAnsi="微软雅黑" w:hint="eastAsia"/>
          <w:color w:val="222222"/>
        </w:rPr>
        <w:t>与</w:t>
      </w:r>
      <w:r>
        <w:rPr>
          <w:rFonts w:ascii="微软雅黑" w:eastAsia="微软雅黑" w:hAnsi="微软雅黑" w:hint="eastAsia"/>
          <w:color w:val="222222"/>
        </w:rPr>
        <w:t xml:space="preserve"> 5.3</w:t>
      </w:r>
      <w:r>
        <w:rPr>
          <w:rFonts w:ascii="微软雅黑" w:eastAsia="微软雅黑" w:hAnsi="微软雅黑" w:hint="eastAsia"/>
          <w:color w:val="222222"/>
        </w:rPr>
        <w:t>）。</w:t>
      </w:r>
    </w:p>
    <w:p w14:paraId="68CB5BFE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3.4.4 </w:t>
      </w:r>
      <w:r>
        <w:rPr>
          <w:rFonts w:ascii="微软雅黑" w:eastAsia="微软雅黑" w:hAnsi="微软雅黑" w:hint="eastAsia"/>
          <w:color w:val="222222"/>
        </w:rPr>
        <w:t>风险分析与应对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1523"/>
        <w:gridCol w:w="519"/>
        <w:gridCol w:w="3958"/>
      </w:tblGrid>
      <w:tr w:rsidR="00000000" w14:paraId="51FD174C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951F7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风险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E55CF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2D55A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概率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3C28F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应对措施</w:t>
            </w:r>
          </w:p>
        </w:tc>
      </w:tr>
      <w:tr w:rsidR="00000000" w14:paraId="7BA66D0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73B0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中间件版本不兼容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583B2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部署卡壳，进度停滞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E2687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CF601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全部使用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Docker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固定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tag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；主机只装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Docker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JDK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，不裸装组件</w:t>
            </w:r>
          </w:p>
        </w:tc>
      </w:tr>
      <w:tr w:rsidR="00000000" w14:paraId="3F77F9A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0BBF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宿主机内存不足导致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ES/Hadoop OOM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27F5A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服务反复被杀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0707D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C4A19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限制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堆为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 GB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；关闭不需要的组件（如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YARN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）；开发阶段可先不启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Kibana</w:t>
            </w:r>
          </w:p>
        </w:tc>
      </w:tr>
      <w:tr w:rsidR="00000000" w14:paraId="0EF8324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B0F5F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容器内网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宿主机地址不一致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D932C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宿主机应用连不上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Broker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7E47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86E47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listener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（内部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kafka:9092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外部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localhost:9094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）设计，见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4.6</w:t>
            </w:r>
          </w:p>
        </w:tc>
      </w:tr>
      <w:tr w:rsidR="00000000" w14:paraId="5AEC900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ACACD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小组分工不均、进度失控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6FD46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无法按期交付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33550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517B1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3.1.2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角色分工，每周同步；用任务看板跟踪到人</w:t>
            </w:r>
          </w:p>
        </w:tc>
      </w:tr>
      <w:tr w:rsidR="00000000" w14:paraId="6D9B468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5D3DF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检索不到刚写入的数据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202BF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误判为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BUG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，浪费时间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4466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144B5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明确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 refresh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语义（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2.5.1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），检索延迟按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 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预期</w:t>
            </w:r>
          </w:p>
        </w:tc>
      </w:tr>
      <w:tr w:rsidR="00000000" w14:paraId="5D95D33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EEC2B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抄袭风险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B221A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成绩判定不合格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C2F9A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EFAB9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拒绝整包复制开源项目；引用注明来源；如实记录问题</w:t>
            </w:r>
          </w:p>
        </w:tc>
      </w:tr>
    </w:tbl>
    <w:p w14:paraId="57D489EB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3.5 </w:t>
      </w:r>
      <w:r>
        <w:rPr>
          <w:rFonts w:ascii="微软雅黑" w:eastAsia="微软雅黑" w:hAnsi="微软雅黑" w:hint="eastAsia"/>
          <w:color w:val="222222"/>
        </w:rPr>
        <w:t>业务流程图与用例图</w:t>
      </w:r>
    </w:p>
    <w:p w14:paraId="0FBBEB45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3.5.1 </w:t>
      </w:r>
      <w:r>
        <w:rPr>
          <w:rFonts w:ascii="微软雅黑" w:eastAsia="微软雅黑" w:hAnsi="微软雅黑" w:hint="eastAsia"/>
          <w:color w:val="222222"/>
        </w:rPr>
        <w:t>空地协同巡检主业务流程（图</w:t>
      </w:r>
      <w:r>
        <w:rPr>
          <w:rFonts w:ascii="微软雅黑" w:eastAsia="微软雅黑" w:hAnsi="微软雅黑" w:hint="eastAsia"/>
          <w:color w:val="222222"/>
        </w:rPr>
        <w:t xml:space="preserve"> 3-1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373D62F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flowchart TD</w:t>
      </w:r>
    </w:p>
    <w:p w14:paraId="4909D68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A[</w:t>
      </w:r>
      <w:r>
        <w:rPr>
          <w:rStyle w:val="HTML"/>
          <w:rFonts w:hint="eastAsia"/>
          <w:color w:val="222222"/>
        </w:rPr>
        <w:t>值班室下发巡检任务</w:t>
      </w:r>
      <w:r>
        <w:rPr>
          <w:rStyle w:val="HTML"/>
          <w:rFonts w:hint="eastAsia"/>
          <w:color w:val="222222"/>
        </w:rPr>
        <w:t>] --&gt; B[</w:t>
      </w:r>
      <w:r>
        <w:rPr>
          <w:rStyle w:val="HTML"/>
          <w:rFonts w:hint="eastAsia"/>
          <w:color w:val="222222"/>
        </w:rPr>
        <w:t>平台写入任务记录</w:t>
      </w:r>
      <w:r>
        <w:rPr>
          <w:rStyle w:val="HTML"/>
          <w:rFonts w:hint="eastAsia"/>
          <w:color w:val="222222"/>
        </w:rPr>
        <w:t xml:space="preserve"> status=DISPATCHED]</w:t>
      </w:r>
    </w:p>
    <w:p w14:paraId="1978A3A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 --&gt; </w:t>
      </w:r>
      <w:r>
        <w:rPr>
          <w:rStyle w:val="HTML"/>
          <w:rFonts w:hint="eastAsia"/>
          <w:color w:val="222222"/>
        </w:rPr>
        <w:t>C[</w:t>
      </w:r>
      <w:r>
        <w:rPr>
          <w:rStyle w:val="HTML"/>
          <w:rFonts w:hint="eastAsia"/>
          <w:color w:val="222222"/>
        </w:rPr>
        <w:t>指令写入</w:t>
      </w:r>
      <w:r>
        <w:rPr>
          <w:rStyle w:val="HTML"/>
          <w:rFonts w:hint="eastAsia"/>
          <w:color w:val="222222"/>
        </w:rPr>
        <w:t xml:space="preserve"> Kafka </w:t>
      </w:r>
      <w:r>
        <w:rPr>
          <w:rStyle w:val="HTML"/>
          <w:rFonts w:hint="eastAsia"/>
          <w:color w:val="222222"/>
        </w:rPr>
        <w:t>主题</w:t>
      </w:r>
      <w:r>
        <w:rPr>
          <w:rStyle w:val="HTML"/>
          <w:rFonts w:hint="eastAsia"/>
          <w:color w:val="222222"/>
        </w:rPr>
        <w:t xml:space="preserve"> task.command]</w:t>
      </w:r>
    </w:p>
    <w:p w14:paraId="442A517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C --&gt; D[</w:t>
      </w:r>
      <w:r>
        <w:rPr>
          <w:rStyle w:val="HTML"/>
          <w:rFonts w:hint="eastAsia"/>
          <w:color w:val="222222"/>
        </w:rPr>
        <w:t>无人机仿真消费指令</w:t>
      </w:r>
      <w:r>
        <w:rPr>
          <w:rStyle w:val="HTML"/>
          <w:rFonts w:hint="eastAsia"/>
          <w:color w:val="222222"/>
        </w:rPr>
        <w:t>]</w:t>
      </w:r>
    </w:p>
    <w:p w14:paraId="26845DB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  D --&gt; E[</w:t>
      </w:r>
      <w:r>
        <w:rPr>
          <w:rStyle w:val="HTML"/>
          <w:rFonts w:hint="eastAsia"/>
          <w:color w:val="222222"/>
        </w:rPr>
        <w:t>无人机执行高空巡查并上报遥测</w:t>
      </w:r>
      <w:r>
        <w:rPr>
          <w:rStyle w:val="HTML"/>
          <w:rFonts w:hint="eastAsia"/>
          <w:color w:val="222222"/>
        </w:rPr>
        <w:t xml:space="preserve"> GPS </w:t>
      </w:r>
      <w:r>
        <w:rPr>
          <w:rStyle w:val="HTML"/>
          <w:rFonts w:hint="eastAsia"/>
          <w:color w:val="222222"/>
        </w:rPr>
        <w:t>电量</w:t>
      </w:r>
      <w:r>
        <w:rPr>
          <w:rStyle w:val="HTML"/>
          <w:rFonts w:hint="eastAsia"/>
          <w:color w:val="222222"/>
        </w:rPr>
        <w:t>]</w:t>
      </w:r>
    </w:p>
    <w:p w14:paraId="3F0BBEE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 --&gt; F[</w:t>
      </w:r>
      <w:r>
        <w:rPr>
          <w:rStyle w:val="HTML"/>
          <w:rFonts w:hint="eastAsia"/>
          <w:color w:val="222222"/>
        </w:rPr>
        <w:t>无人机识别疑似隐患并产生告警消息</w:t>
      </w:r>
      <w:r>
        <w:rPr>
          <w:rStyle w:val="HTML"/>
          <w:rFonts w:hint="eastAsia"/>
          <w:color w:val="222222"/>
        </w:rPr>
        <w:t>]</w:t>
      </w:r>
    </w:p>
    <w:p w14:paraId="40A8393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F --&gt; G[</w:t>
      </w:r>
      <w:r>
        <w:rPr>
          <w:rStyle w:val="HTML"/>
          <w:rFonts w:hint="eastAsia"/>
          <w:color w:val="222222"/>
        </w:rPr>
        <w:t>平台消费告警</w:t>
      </w: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写入</w:t>
      </w:r>
      <w:r>
        <w:rPr>
          <w:rStyle w:val="HTML"/>
          <w:rFonts w:hint="eastAsia"/>
          <w:color w:val="222222"/>
        </w:rPr>
        <w:t xml:space="preserve"> MongoDB </w:t>
      </w:r>
      <w:r>
        <w:rPr>
          <w:rStyle w:val="HTML"/>
          <w:rFonts w:hint="eastAsia"/>
          <w:color w:val="222222"/>
        </w:rPr>
        <w:t>与</w:t>
      </w:r>
      <w:r>
        <w:rPr>
          <w:rStyle w:val="HTML"/>
          <w:rFonts w:hint="eastAsia"/>
          <w:color w:val="222222"/>
        </w:rPr>
        <w:t xml:space="preserve"> ES]</w:t>
      </w:r>
    </w:p>
    <w:p w14:paraId="10A8499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G --&gt; H{</w:t>
      </w:r>
      <w:r>
        <w:rPr>
          <w:rStyle w:val="HTML"/>
          <w:rFonts w:hint="eastAsia"/>
          <w:color w:val="222222"/>
        </w:rPr>
        <w:t>告警等级是否需复核</w:t>
      </w:r>
      <w:r>
        <w:rPr>
          <w:rStyle w:val="HTML"/>
          <w:rFonts w:hint="eastAsia"/>
          <w:color w:val="222222"/>
        </w:rPr>
        <w:t>}</w:t>
      </w:r>
    </w:p>
    <w:p w14:paraId="231B6EA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H -- </w:t>
      </w:r>
      <w:r>
        <w:rPr>
          <w:rStyle w:val="HTML"/>
          <w:rFonts w:hint="eastAsia"/>
          <w:color w:val="222222"/>
        </w:rPr>
        <w:t>否</w:t>
      </w:r>
      <w:r>
        <w:rPr>
          <w:rStyle w:val="HTML"/>
          <w:rFonts w:hint="eastAsia"/>
          <w:color w:val="222222"/>
        </w:rPr>
        <w:t xml:space="preserve"> --&gt; I[</w:t>
      </w:r>
      <w:r>
        <w:rPr>
          <w:rStyle w:val="HTML"/>
          <w:rFonts w:hint="eastAsia"/>
          <w:color w:val="222222"/>
        </w:rPr>
        <w:t>直接归档并通知值班室</w:t>
      </w:r>
      <w:r>
        <w:rPr>
          <w:rStyle w:val="HTML"/>
          <w:rFonts w:hint="eastAsia"/>
          <w:color w:val="222222"/>
        </w:rPr>
        <w:t>]</w:t>
      </w:r>
    </w:p>
    <w:p w14:paraId="6E701BB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H -- </w:t>
      </w:r>
      <w:r>
        <w:rPr>
          <w:rStyle w:val="HTML"/>
          <w:rFonts w:hint="eastAsia"/>
          <w:color w:val="222222"/>
        </w:rPr>
        <w:t>是</w:t>
      </w:r>
      <w:r>
        <w:rPr>
          <w:rStyle w:val="HTML"/>
          <w:rFonts w:hint="eastAsia"/>
          <w:color w:val="222222"/>
        </w:rPr>
        <w:t xml:space="preserve"> --&gt; J[</w:t>
      </w:r>
      <w:r>
        <w:rPr>
          <w:rStyle w:val="HTML"/>
          <w:rFonts w:hint="eastAsia"/>
          <w:color w:val="222222"/>
        </w:rPr>
        <w:t>按告警坐标就近选择机器狗</w:t>
      </w:r>
      <w:r>
        <w:rPr>
          <w:rStyle w:val="HTML"/>
          <w:rFonts w:hint="eastAsia"/>
          <w:color w:val="222222"/>
        </w:rPr>
        <w:t>]</w:t>
      </w:r>
    </w:p>
    <w:p w14:paraId="5DE3ED4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J --&gt; K[</w:t>
      </w:r>
      <w:r>
        <w:rPr>
          <w:rStyle w:val="HTML"/>
          <w:rFonts w:hint="eastAsia"/>
          <w:color w:val="222222"/>
        </w:rPr>
        <w:t>下发复核指令给机器狗</w:t>
      </w:r>
      <w:r>
        <w:rPr>
          <w:rStyle w:val="HTML"/>
          <w:rFonts w:hint="eastAsia"/>
          <w:color w:val="222222"/>
        </w:rPr>
        <w:t>]</w:t>
      </w:r>
    </w:p>
    <w:p w14:paraId="0C13C19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K --&gt; L[</w:t>
      </w:r>
      <w:r>
        <w:rPr>
          <w:rStyle w:val="HTML"/>
          <w:rFonts w:hint="eastAsia"/>
          <w:color w:val="222222"/>
        </w:rPr>
        <w:t>机器狗抵近采集红外与环境数据</w:t>
      </w:r>
      <w:r>
        <w:rPr>
          <w:rStyle w:val="HTML"/>
          <w:rFonts w:hint="eastAsia"/>
          <w:color w:val="222222"/>
        </w:rPr>
        <w:t>]</w:t>
      </w:r>
    </w:p>
    <w:p w14:paraId="6CF6D28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 --&gt; M[</w:t>
      </w:r>
      <w:r>
        <w:rPr>
          <w:rStyle w:val="HTML"/>
          <w:rFonts w:hint="eastAsia"/>
          <w:color w:val="222222"/>
        </w:rPr>
        <w:t>平台写入复核结果与证据图</w:t>
      </w:r>
      <w:r>
        <w:rPr>
          <w:rStyle w:val="HTML"/>
          <w:rFonts w:hint="eastAsia"/>
          <w:color w:val="222222"/>
        </w:rPr>
        <w:t>]</w:t>
      </w:r>
    </w:p>
    <w:p w14:paraId="53F6D3D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M --&gt; N{</w:t>
      </w:r>
      <w:r>
        <w:rPr>
          <w:rStyle w:val="HTML"/>
          <w:rFonts w:hint="eastAsia"/>
          <w:color w:val="222222"/>
        </w:rPr>
        <w:t>复核结论</w:t>
      </w:r>
      <w:r>
        <w:rPr>
          <w:rStyle w:val="HTML"/>
          <w:rFonts w:hint="eastAsia"/>
          <w:color w:val="222222"/>
        </w:rPr>
        <w:t>}</w:t>
      </w:r>
    </w:p>
    <w:p w14:paraId="3F28C5E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N -- </w:t>
      </w:r>
      <w:r>
        <w:rPr>
          <w:rStyle w:val="HTML"/>
          <w:rFonts w:hint="eastAsia"/>
          <w:color w:val="222222"/>
        </w:rPr>
        <w:t>确认隐患</w:t>
      </w:r>
      <w:r>
        <w:rPr>
          <w:rStyle w:val="HTML"/>
          <w:rFonts w:hint="eastAsia"/>
          <w:color w:val="222222"/>
        </w:rPr>
        <w:t xml:space="preserve"> --&gt; O[</w:t>
      </w:r>
      <w:r>
        <w:rPr>
          <w:rStyle w:val="HTML"/>
          <w:rFonts w:hint="eastAsia"/>
          <w:color w:val="222222"/>
        </w:rPr>
        <w:t>告警状态置为</w:t>
      </w:r>
      <w:r>
        <w:rPr>
          <w:rStyle w:val="HTML"/>
          <w:rFonts w:hint="eastAsia"/>
          <w:color w:val="222222"/>
        </w:rPr>
        <w:t xml:space="preserve"> CONFIRMED </w:t>
      </w:r>
      <w:r>
        <w:rPr>
          <w:rStyle w:val="HTML"/>
          <w:rFonts w:hint="eastAsia"/>
          <w:color w:val="222222"/>
        </w:rPr>
        <w:t>并升级处置</w:t>
      </w:r>
      <w:r>
        <w:rPr>
          <w:rStyle w:val="HTML"/>
          <w:rFonts w:hint="eastAsia"/>
          <w:color w:val="222222"/>
        </w:rPr>
        <w:t>]</w:t>
      </w:r>
    </w:p>
    <w:p w14:paraId="1A3C111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N -- </w:t>
      </w:r>
      <w:r>
        <w:rPr>
          <w:rStyle w:val="HTML"/>
          <w:rFonts w:hint="eastAsia"/>
          <w:color w:val="222222"/>
        </w:rPr>
        <w:t>误报</w:t>
      </w:r>
      <w:r>
        <w:rPr>
          <w:rStyle w:val="HTML"/>
          <w:rFonts w:hint="eastAsia"/>
          <w:color w:val="222222"/>
        </w:rPr>
        <w:t xml:space="preserve"> --&gt; P[</w:t>
      </w:r>
      <w:r>
        <w:rPr>
          <w:rStyle w:val="HTML"/>
          <w:rFonts w:hint="eastAsia"/>
          <w:color w:val="222222"/>
        </w:rPr>
        <w:t>告警状态置为</w:t>
      </w:r>
      <w:r>
        <w:rPr>
          <w:rStyle w:val="HTML"/>
          <w:rFonts w:hint="eastAsia"/>
          <w:color w:val="222222"/>
        </w:rPr>
        <w:t xml:space="preserve"> FALSE_ALARM </w:t>
      </w:r>
      <w:r>
        <w:rPr>
          <w:rStyle w:val="HTML"/>
          <w:rFonts w:hint="eastAsia"/>
          <w:color w:val="222222"/>
        </w:rPr>
        <w:t>并记录</w:t>
      </w:r>
      <w:r>
        <w:rPr>
          <w:rStyle w:val="HTML"/>
          <w:rFonts w:hint="eastAsia"/>
          <w:color w:val="222222"/>
        </w:rPr>
        <w:t>]</w:t>
      </w:r>
    </w:p>
    <w:p w14:paraId="0D69979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O --&gt; Q[</w:t>
      </w:r>
      <w:r>
        <w:rPr>
          <w:rStyle w:val="HTML"/>
          <w:rFonts w:hint="eastAsia"/>
          <w:color w:val="222222"/>
        </w:rPr>
        <w:t>任务归档</w:t>
      </w: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写入任务日志</w:t>
      </w:r>
      <w:r>
        <w:rPr>
          <w:rStyle w:val="HTML"/>
          <w:rFonts w:hint="eastAsia"/>
          <w:color w:val="222222"/>
        </w:rPr>
        <w:t>]</w:t>
      </w:r>
    </w:p>
    <w:p w14:paraId="26E8968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 --&gt; Q</w:t>
      </w:r>
    </w:p>
    <w:p w14:paraId="43E4893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I --&gt; Q</w:t>
      </w:r>
    </w:p>
    <w:p w14:paraId="3172108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Q --&gt; R[</w:t>
      </w:r>
      <w:r>
        <w:rPr>
          <w:rStyle w:val="HTML"/>
          <w:rFonts w:hint="eastAsia"/>
          <w:color w:val="222222"/>
        </w:rPr>
        <w:t>前端与</w:t>
      </w:r>
      <w:r>
        <w:rPr>
          <w:rStyle w:val="HTML"/>
          <w:rFonts w:hint="eastAsia"/>
          <w:color w:val="222222"/>
        </w:rPr>
        <w:t xml:space="preserve"> Kibana </w:t>
      </w:r>
      <w:r>
        <w:rPr>
          <w:rStyle w:val="HTML"/>
          <w:rFonts w:hint="eastAsia"/>
          <w:color w:val="222222"/>
        </w:rPr>
        <w:t>展示统计结果</w:t>
      </w:r>
      <w:r>
        <w:rPr>
          <w:rStyle w:val="HTML"/>
          <w:rFonts w:hint="eastAsia"/>
          <w:color w:val="222222"/>
        </w:rPr>
        <w:t>]</w:t>
      </w:r>
    </w:p>
    <w:p w14:paraId="7FF1C2D1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图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3-1 </w:t>
      </w:r>
      <w:r>
        <w:rPr>
          <w:rStyle w:val="a4"/>
          <w:rFonts w:ascii="微软雅黑" w:eastAsia="微软雅黑" w:hAnsi="微软雅黑" w:hint="eastAsia"/>
          <w:color w:val="222222"/>
        </w:rPr>
        <w:t>空地协同巡检业务流程图</w:t>
      </w:r>
    </w:p>
    <w:p w14:paraId="78CBC4B5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3.5.2 </w:t>
      </w:r>
      <w:r>
        <w:rPr>
          <w:rFonts w:ascii="微软雅黑" w:eastAsia="微软雅黑" w:hAnsi="微软雅黑" w:hint="eastAsia"/>
          <w:color w:val="222222"/>
        </w:rPr>
        <w:t>系统用例图（图</w:t>
      </w:r>
      <w:r>
        <w:rPr>
          <w:rFonts w:ascii="微软雅黑" w:eastAsia="微软雅黑" w:hAnsi="微软雅黑" w:hint="eastAsia"/>
          <w:color w:val="222222"/>
        </w:rPr>
        <w:t xml:space="preserve"> 3-2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3C464C7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flowchart LR</w:t>
      </w:r>
    </w:p>
    <w:p w14:paraId="6FF03CA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subgraph </w:t>
      </w:r>
      <w:r>
        <w:rPr>
          <w:rStyle w:val="HTML"/>
          <w:rFonts w:hint="eastAsia"/>
          <w:color w:val="222222"/>
        </w:rPr>
        <w:t>参与者</w:t>
      </w:r>
    </w:p>
    <w:p w14:paraId="6E54DC0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OP[</w:t>
      </w:r>
      <w:r>
        <w:rPr>
          <w:rStyle w:val="HTML"/>
          <w:rFonts w:hint="eastAsia"/>
          <w:color w:val="222222"/>
        </w:rPr>
        <w:t>巡检操作员</w:t>
      </w:r>
      <w:r>
        <w:rPr>
          <w:rStyle w:val="HTML"/>
          <w:rFonts w:hint="eastAsia"/>
          <w:color w:val="222222"/>
        </w:rPr>
        <w:t>]</w:t>
      </w:r>
    </w:p>
    <w:p w14:paraId="488A5D2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AD[</w:t>
      </w:r>
      <w:r>
        <w:rPr>
          <w:rStyle w:val="HTML"/>
          <w:rFonts w:hint="eastAsia"/>
          <w:color w:val="222222"/>
        </w:rPr>
        <w:t>巡检管理员</w:t>
      </w:r>
      <w:r>
        <w:rPr>
          <w:rStyle w:val="HTML"/>
          <w:rFonts w:hint="eastAsia"/>
          <w:color w:val="222222"/>
        </w:rPr>
        <w:t>]</w:t>
      </w:r>
    </w:p>
    <w:p w14:paraId="7F245BD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DEV[</w:t>
      </w:r>
      <w:r>
        <w:rPr>
          <w:rStyle w:val="HTML"/>
          <w:rFonts w:hint="eastAsia"/>
          <w:color w:val="222222"/>
        </w:rPr>
        <w:t>设备仿真进程</w:t>
      </w:r>
      <w:r>
        <w:rPr>
          <w:rStyle w:val="HTML"/>
          <w:rFonts w:hint="eastAsia"/>
          <w:color w:val="222222"/>
        </w:rPr>
        <w:t>]</w:t>
      </w:r>
    </w:p>
    <w:p w14:paraId="30E4033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OM[</w:t>
      </w:r>
      <w:r>
        <w:rPr>
          <w:rStyle w:val="HTML"/>
          <w:rFonts w:hint="eastAsia"/>
          <w:color w:val="222222"/>
        </w:rPr>
        <w:t>系统运维</w:t>
      </w:r>
      <w:r>
        <w:rPr>
          <w:rStyle w:val="HTML"/>
          <w:rFonts w:hint="eastAsia"/>
          <w:color w:val="222222"/>
        </w:rPr>
        <w:t>]</w:t>
      </w:r>
    </w:p>
    <w:p w14:paraId="365B891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end</w:t>
      </w:r>
    </w:p>
    <w:p w14:paraId="70A69E0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subgraph </w:t>
      </w:r>
      <w:r>
        <w:rPr>
          <w:rStyle w:val="HTML"/>
          <w:rFonts w:hint="eastAsia"/>
          <w:color w:val="222222"/>
        </w:rPr>
        <w:t>平台用例</w:t>
      </w:r>
    </w:p>
    <w:p w14:paraId="4309639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U1[</w:t>
      </w:r>
      <w:r>
        <w:rPr>
          <w:rStyle w:val="HTML"/>
          <w:rFonts w:hint="eastAsia"/>
          <w:color w:val="222222"/>
        </w:rPr>
        <w:t>查看设备台账与地图分布</w:t>
      </w:r>
      <w:r>
        <w:rPr>
          <w:rStyle w:val="HTML"/>
          <w:rFonts w:hint="eastAsia"/>
          <w:color w:val="222222"/>
        </w:rPr>
        <w:t>]</w:t>
      </w:r>
    </w:p>
    <w:p w14:paraId="5A3F354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U2[</w:t>
      </w:r>
      <w:r>
        <w:rPr>
          <w:rStyle w:val="HTML"/>
          <w:rFonts w:hint="eastAsia"/>
          <w:color w:val="222222"/>
        </w:rPr>
        <w:t>下发巡检任务</w:t>
      </w:r>
      <w:r>
        <w:rPr>
          <w:rStyle w:val="HTML"/>
          <w:rFonts w:hint="eastAsia"/>
          <w:color w:val="222222"/>
        </w:rPr>
        <w:t>]</w:t>
      </w:r>
    </w:p>
    <w:p w14:paraId="45EAF9C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U3[</w:t>
      </w:r>
      <w:r>
        <w:rPr>
          <w:rStyle w:val="HTML"/>
          <w:rFonts w:hint="eastAsia"/>
          <w:color w:val="222222"/>
        </w:rPr>
        <w:t>实时告警处置与派单复核</w:t>
      </w:r>
      <w:r>
        <w:rPr>
          <w:rStyle w:val="HTML"/>
          <w:rFonts w:hint="eastAsia"/>
          <w:color w:val="222222"/>
        </w:rPr>
        <w:t>]</w:t>
      </w:r>
    </w:p>
    <w:p w14:paraId="627DD24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U4[</w:t>
      </w:r>
      <w:r>
        <w:rPr>
          <w:rStyle w:val="HTML"/>
          <w:rFonts w:hint="eastAsia"/>
          <w:color w:val="222222"/>
        </w:rPr>
        <w:t>历史任务与告警检索</w:t>
      </w:r>
      <w:r>
        <w:rPr>
          <w:rStyle w:val="HTML"/>
          <w:rFonts w:hint="eastAsia"/>
          <w:color w:val="222222"/>
        </w:rPr>
        <w:t>]</w:t>
      </w:r>
    </w:p>
    <w:p w14:paraId="0FF8354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U5[</w:t>
      </w:r>
      <w:r>
        <w:rPr>
          <w:rStyle w:val="HTML"/>
          <w:rFonts w:hint="eastAsia"/>
          <w:color w:val="222222"/>
        </w:rPr>
        <w:t>查看统计看板</w:t>
      </w:r>
      <w:r>
        <w:rPr>
          <w:rStyle w:val="HTML"/>
          <w:rFonts w:hint="eastAsia"/>
          <w:color w:val="222222"/>
        </w:rPr>
        <w:t>]</w:t>
      </w:r>
    </w:p>
    <w:p w14:paraId="4021801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U6[</w:t>
      </w:r>
      <w:r>
        <w:rPr>
          <w:rStyle w:val="HTML"/>
          <w:rFonts w:hint="eastAsia"/>
          <w:color w:val="222222"/>
        </w:rPr>
        <w:t>设备注册与心跳上报</w:t>
      </w:r>
      <w:r>
        <w:rPr>
          <w:rStyle w:val="HTML"/>
          <w:rFonts w:hint="eastAsia"/>
          <w:color w:val="222222"/>
        </w:rPr>
        <w:t>]</w:t>
      </w:r>
    </w:p>
    <w:p w14:paraId="603C109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U7[</w:t>
      </w:r>
      <w:r>
        <w:rPr>
          <w:rStyle w:val="HTML"/>
          <w:rFonts w:hint="eastAsia"/>
          <w:color w:val="222222"/>
        </w:rPr>
        <w:t>遥测与告警上报</w:t>
      </w:r>
      <w:r>
        <w:rPr>
          <w:rStyle w:val="HTML"/>
          <w:rFonts w:hint="eastAsia"/>
          <w:color w:val="222222"/>
        </w:rPr>
        <w:t>]</w:t>
      </w:r>
    </w:p>
    <w:p w14:paraId="7B55D5C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U8[</w:t>
      </w:r>
      <w:r>
        <w:rPr>
          <w:rStyle w:val="HTML"/>
          <w:rFonts w:hint="eastAsia"/>
          <w:color w:val="222222"/>
        </w:rPr>
        <w:t>接收并执行指令</w:t>
      </w:r>
      <w:r>
        <w:rPr>
          <w:rStyle w:val="HTML"/>
          <w:rFonts w:hint="eastAsia"/>
          <w:color w:val="222222"/>
        </w:rPr>
        <w:t>]</w:t>
      </w:r>
    </w:p>
    <w:p w14:paraId="26F6704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U9[</w:t>
      </w:r>
      <w:r>
        <w:rPr>
          <w:rStyle w:val="HTML"/>
          <w:rFonts w:hint="eastAsia"/>
          <w:color w:val="222222"/>
        </w:rPr>
        <w:t>监控组件状态与消费积压</w:t>
      </w:r>
      <w:r>
        <w:rPr>
          <w:rStyle w:val="HTML"/>
          <w:rFonts w:hint="eastAsia"/>
          <w:color w:val="222222"/>
        </w:rPr>
        <w:t>]</w:t>
      </w:r>
    </w:p>
    <w:p w14:paraId="573F51D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end</w:t>
      </w:r>
    </w:p>
    <w:p w14:paraId="3333F92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OP --&gt; U1</w:t>
      </w:r>
    </w:p>
    <w:p w14:paraId="6BEA28A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OP --&gt; U2</w:t>
      </w:r>
    </w:p>
    <w:p w14:paraId="1126868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OP --&gt; U3</w:t>
      </w:r>
    </w:p>
    <w:p w14:paraId="0E04C10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OP --&gt; U4</w:t>
      </w:r>
    </w:p>
    <w:p w14:paraId="676E731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AD --&gt; U5</w:t>
      </w:r>
    </w:p>
    <w:p w14:paraId="1342777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AD --&gt; U4</w:t>
      </w:r>
    </w:p>
    <w:p w14:paraId="77ED49C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AD --&gt; U1</w:t>
      </w:r>
    </w:p>
    <w:p w14:paraId="6534FAD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DEV --&gt; U6</w:t>
      </w:r>
    </w:p>
    <w:p w14:paraId="3C87DAF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DEV --&gt; U7</w:t>
      </w:r>
    </w:p>
    <w:p w14:paraId="42E79C1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DEV --&gt; U8</w:t>
      </w:r>
    </w:p>
    <w:p w14:paraId="4A5C8D0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OM --&gt; U9</w:t>
      </w:r>
    </w:p>
    <w:p w14:paraId="5B9A26F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U3 -.</w:t>
      </w:r>
      <w:r>
        <w:rPr>
          <w:rStyle w:val="HTML"/>
          <w:rFonts w:hint="eastAsia"/>
          <w:color w:val="222222"/>
        </w:rPr>
        <w:t>包含</w:t>
      </w:r>
      <w:r>
        <w:rPr>
          <w:rStyle w:val="HTML"/>
          <w:rFonts w:hint="eastAsia"/>
          <w:color w:val="222222"/>
        </w:rPr>
        <w:t>.-</w:t>
      </w:r>
      <w:r>
        <w:rPr>
          <w:rStyle w:val="HTML"/>
          <w:rFonts w:hint="eastAsia"/>
          <w:color w:val="222222"/>
        </w:rPr>
        <w:t>&gt; U2</w:t>
      </w:r>
    </w:p>
    <w:p w14:paraId="43D6D0F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U5 -.</w:t>
      </w:r>
      <w:r>
        <w:rPr>
          <w:rStyle w:val="HTML"/>
          <w:rFonts w:hint="eastAsia"/>
          <w:color w:val="222222"/>
        </w:rPr>
        <w:t>扩展</w:t>
      </w:r>
      <w:r>
        <w:rPr>
          <w:rStyle w:val="HTML"/>
          <w:rFonts w:hint="eastAsia"/>
          <w:color w:val="222222"/>
        </w:rPr>
        <w:t>.-&gt; U4</w:t>
      </w:r>
    </w:p>
    <w:p w14:paraId="231C5746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图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3-2 </w:t>
      </w:r>
      <w:r>
        <w:rPr>
          <w:rStyle w:val="a4"/>
          <w:rFonts w:ascii="微软雅黑" w:eastAsia="微软雅黑" w:hAnsi="微软雅黑" w:hint="eastAsia"/>
          <w:color w:val="222222"/>
        </w:rPr>
        <w:t>系统用例图</w:t>
      </w:r>
    </w:p>
    <w:p w14:paraId="114CD859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 xml:space="preserve">3.5.3 </w:t>
      </w:r>
      <w:r>
        <w:rPr>
          <w:rFonts w:ascii="微软雅黑" w:eastAsia="微软雅黑" w:hAnsi="微软雅黑" w:hint="eastAsia"/>
          <w:color w:val="222222"/>
        </w:rPr>
        <w:t>端到端数据链路时序（图</w:t>
      </w:r>
      <w:r>
        <w:rPr>
          <w:rFonts w:ascii="微软雅黑" w:eastAsia="微软雅黑" w:hAnsi="微软雅黑" w:hint="eastAsia"/>
          <w:color w:val="222222"/>
        </w:rPr>
        <w:t xml:space="preserve"> 3-3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4C147F7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sequenceDiagram</w:t>
      </w:r>
    </w:p>
    <w:p w14:paraId="496B97E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participant SIM as </w:t>
      </w:r>
      <w:r>
        <w:rPr>
          <w:rStyle w:val="HTML"/>
          <w:rFonts w:hint="eastAsia"/>
          <w:color w:val="222222"/>
        </w:rPr>
        <w:t>设备仿真</w:t>
      </w:r>
      <w:r>
        <w:rPr>
          <w:rStyle w:val="HTML"/>
          <w:rFonts w:hint="eastAsia"/>
          <w:color w:val="222222"/>
        </w:rPr>
        <w:t>(</w:t>
      </w:r>
      <w:r>
        <w:rPr>
          <w:rStyle w:val="HTML"/>
          <w:rFonts w:hint="eastAsia"/>
          <w:color w:val="222222"/>
        </w:rPr>
        <w:t>无人机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机器狗</w:t>
      </w:r>
      <w:r>
        <w:rPr>
          <w:rStyle w:val="HTML"/>
          <w:rFonts w:hint="eastAsia"/>
          <w:color w:val="222222"/>
        </w:rPr>
        <w:t>)</w:t>
      </w:r>
    </w:p>
    <w:p w14:paraId="3FAE78C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participant KFK as Kafka</w:t>
      </w:r>
    </w:p>
    <w:p w14:paraId="235CC65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participant BIZ as </w:t>
      </w:r>
      <w:r>
        <w:rPr>
          <w:rStyle w:val="HTML"/>
          <w:rFonts w:hint="eastAsia"/>
          <w:color w:val="222222"/>
        </w:rPr>
        <w:t>业务服务</w:t>
      </w:r>
      <w:r>
        <w:rPr>
          <w:rStyle w:val="HTML"/>
          <w:rFonts w:hint="eastAsia"/>
          <w:color w:val="222222"/>
        </w:rPr>
        <w:t>(Spring Boot)</w:t>
      </w:r>
    </w:p>
    <w:p w14:paraId="39327D4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participant MON as MongoDB</w:t>
      </w:r>
    </w:p>
    <w:p w14:paraId="60FC0B8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participant HDFS as HDFS</w:t>
      </w:r>
    </w:p>
    <w:p w14:paraId="4053A0A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participant ES as Elasticsearch</w:t>
      </w:r>
    </w:p>
    <w:p w14:paraId="6347C3C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participant NGX as Nginx</w:t>
      </w:r>
    </w:p>
    <w:p w14:paraId="532E3BE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participant WEB as Vue </w:t>
      </w:r>
      <w:r>
        <w:rPr>
          <w:rStyle w:val="HTML"/>
          <w:rFonts w:hint="eastAsia"/>
          <w:color w:val="222222"/>
        </w:rPr>
        <w:t>前端</w:t>
      </w:r>
    </w:p>
    <w:p w14:paraId="2FBBDC0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54F43E8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SIM-&gt;&gt;KFK: </w:t>
      </w:r>
      <w:r>
        <w:rPr>
          <w:rStyle w:val="HTML"/>
          <w:rFonts w:hint="eastAsia"/>
          <w:color w:val="222222"/>
        </w:rPr>
        <w:t>生产遥测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心跳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告警</w:t>
      </w:r>
      <w:r>
        <w:rPr>
          <w:rStyle w:val="HTML"/>
          <w:rFonts w:hint="eastAsia"/>
          <w:color w:val="222222"/>
        </w:rPr>
        <w:t>(acks=all, key=deviceId)</w:t>
      </w:r>
    </w:p>
    <w:p w14:paraId="39106A6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KFK-&gt;&gt;BIZ: </w:t>
      </w:r>
      <w:r>
        <w:rPr>
          <w:rStyle w:val="HTML"/>
          <w:rFonts w:hint="eastAsia"/>
          <w:color w:val="222222"/>
        </w:rPr>
        <w:t>推送给存储消费者组</w:t>
      </w:r>
    </w:p>
    <w:p w14:paraId="45CFFB8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BIZ-&gt;&gt;MON: bulkWrite </w:t>
      </w:r>
      <w:r>
        <w:rPr>
          <w:rStyle w:val="HTML"/>
          <w:rFonts w:hint="eastAsia"/>
          <w:color w:val="222222"/>
        </w:rPr>
        <w:t>遥测与设备状态</w:t>
      </w:r>
      <w:r>
        <w:rPr>
          <w:rStyle w:val="HTML"/>
          <w:rFonts w:hint="eastAsia"/>
          <w:color w:val="222222"/>
        </w:rPr>
        <w:t>(</w:t>
      </w:r>
      <w:r>
        <w:rPr>
          <w:rStyle w:val="HTML"/>
          <w:rFonts w:hint="eastAsia"/>
          <w:color w:val="222222"/>
        </w:rPr>
        <w:t>幂等</w:t>
      </w:r>
      <w:r>
        <w:rPr>
          <w:rStyle w:val="HTML"/>
          <w:rFonts w:hint="eastAsia"/>
          <w:color w:val="222222"/>
        </w:rPr>
        <w:t xml:space="preserve"> upsert)</w:t>
      </w:r>
    </w:p>
    <w:p w14:paraId="56F1C77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KFK-&gt;&gt;BIZ: </w:t>
      </w:r>
      <w:r>
        <w:rPr>
          <w:rStyle w:val="HTML"/>
          <w:rFonts w:hint="eastAsia"/>
          <w:color w:val="222222"/>
        </w:rPr>
        <w:t>推送给告警消费者组</w:t>
      </w:r>
    </w:p>
    <w:p w14:paraId="147DA3A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BIZ-&gt;&gt;HDFS: WebHDFS </w:t>
      </w:r>
      <w:r>
        <w:rPr>
          <w:rStyle w:val="HTML"/>
          <w:rFonts w:hint="eastAsia"/>
          <w:color w:val="222222"/>
        </w:rPr>
        <w:t>上传告警抓拍图</w:t>
      </w:r>
    </w:p>
    <w:p w14:paraId="32FD0B5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BIZ-&gt;&gt;MON: </w:t>
      </w:r>
      <w:r>
        <w:rPr>
          <w:rStyle w:val="HTML"/>
          <w:rFonts w:hint="eastAsia"/>
          <w:color w:val="222222"/>
        </w:rPr>
        <w:t>写入告警记录</w:t>
      </w:r>
      <w:r>
        <w:rPr>
          <w:rStyle w:val="HTML"/>
          <w:rFonts w:hint="eastAsia"/>
          <w:color w:val="222222"/>
        </w:rPr>
        <w:t>(</w:t>
      </w:r>
      <w:r>
        <w:rPr>
          <w:rStyle w:val="HTML"/>
          <w:rFonts w:hint="eastAsia"/>
          <w:color w:val="222222"/>
        </w:rPr>
        <w:t>含证据图路径</w:t>
      </w:r>
      <w:r>
        <w:rPr>
          <w:rStyle w:val="HTML"/>
          <w:rFonts w:hint="eastAsia"/>
          <w:color w:val="222222"/>
        </w:rPr>
        <w:t>)</w:t>
      </w:r>
    </w:p>
    <w:p w14:paraId="30A8431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BIZ-&gt;&gt;ES: bulk </w:t>
      </w:r>
      <w:r>
        <w:rPr>
          <w:rStyle w:val="HTML"/>
          <w:rFonts w:hint="eastAsia"/>
          <w:color w:val="222222"/>
        </w:rPr>
        <w:t>写入告警索引</w:t>
      </w:r>
      <w:r>
        <w:rPr>
          <w:rStyle w:val="HTML"/>
          <w:rFonts w:hint="eastAsia"/>
          <w:color w:val="222222"/>
        </w:rPr>
        <w:t xml:space="preserve">(geo_point </w:t>
      </w:r>
      <w:r>
        <w:rPr>
          <w:rStyle w:val="HTML"/>
          <w:rFonts w:hint="eastAsia"/>
          <w:color w:val="222222"/>
        </w:rPr>
        <w:t>坐标</w:t>
      </w:r>
      <w:r>
        <w:rPr>
          <w:rStyle w:val="HTML"/>
          <w:rFonts w:hint="eastAsia"/>
          <w:color w:val="222222"/>
        </w:rPr>
        <w:t>)</w:t>
      </w:r>
    </w:p>
    <w:p w14:paraId="4221F42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BIZ--&gt;&gt;KFK: </w:t>
      </w:r>
      <w:r>
        <w:rPr>
          <w:rStyle w:val="HTML"/>
          <w:rFonts w:hint="eastAsia"/>
          <w:color w:val="222222"/>
        </w:rPr>
        <w:t>手动提交</w:t>
      </w:r>
      <w:r>
        <w:rPr>
          <w:rStyle w:val="HTML"/>
          <w:rFonts w:hint="eastAsia"/>
          <w:color w:val="222222"/>
        </w:rPr>
        <w:t xml:space="preserve"> offset</w:t>
      </w:r>
    </w:p>
    <w:p w14:paraId="2BA0B4F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WEB-&gt;&gt;NGX: GET /api/alarms?type=..&amp;from=..&amp;to=..</w:t>
      </w:r>
    </w:p>
    <w:p w14:paraId="4F4A588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NGX-&gt;&gt;BIZ: least_conn </w:t>
      </w:r>
      <w:r>
        <w:rPr>
          <w:rStyle w:val="HTML"/>
          <w:rFonts w:hint="eastAsia"/>
          <w:color w:val="222222"/>
        </w:rPr>
        <w:t>转发到某一后端实例</w:t>
      </w:r>
    </w:p>
    <w:p w14:paraId="7233A1E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BIZ-&gt;&gt;ES: geo_distance + range + terms </w:t>
      </w:r>
      <w:r>
        <w:rPr>
          <w:rStyle w:val="HTML"/>
          <w:rFonts w:hint="eastAsia"/>
          <w:color w:val="222222"/>
        </w:rPr>
        <w:t>组合查询</w:t>
      </w:r>
    </w:p>
    <w:p w14:paraId="41D76A8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ES--&gt;&gt;BIZ: </w:t>
      </w:r>
      <w:r>
        <w:rPr>
          <w:rStyle w:val="HTML"/>
          <w:rFonts w:hint="eastAsia"/>
          <w:color w:val="222222"/>
        </w:rPr>
        <w:t>命中结果与聚合</w:t>
      </w:r>
    </w:p>
    <w:p w14:paraId="001F3CE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BIZ--&gt;&gt;NGX: JSON </w:t>
      </w:r>
      <w:r>
        <w:rPr>
          <w:rStyle w:val="HTML"/>
          <w:rFonts w:hint="eastAsia"/>
          <w:color w:val="222222"/>
        </w:rPr>
        <w:t>响应</w:t>
      </w:r>
    </w:p>
    <w:p w14:paraId="49710F3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NGX--&gt;&gt;WEB: </w:t>
      </w:r>
      <w:r>
        <w:rPr>
          <w:rStyle w:val="HTML"/>
          <w:rFonts w:hint="eastAsia"/>
          <w:color w:val="222222"/>
        </w:rPr>
        <w:t>返回数据并渲染地图与列表</w:t>
      </w:r>
    </w:p>
    <w:p w14:paraId="11607C0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图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3-3 </w:t>
      </w:r>
      <w:r>
        <w:rPr>
          <w:rStyle w:val="a4"/>
          <w:rFonts w:ascii="微软雅黑" w:eastAsia="微软雅黑" w:hAnsi="微软雅黑" w:hint="eastAsia"/>
          <w:color w:val="222222"/>
        </w:rPr>
        <w:t>端到端数据链路时序图</w:t>
      </w:r>
    </w:p>
    <w:p w14:paraId="3D830DBB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3.5.4 </w:t>
      </w:r>
      <w:r>
        <w:rPr>
          <w:rFonts w:ascii="微软雅黑" w:eastAsia="微软雅黑" w:hAnsi="微软雅黑" w:hint="eastAsia"/>
          <w:color w:val="222222"/>
        </w:rPr>
        <w:t>设备离线检测流程（图</w:t>
      </w:r>
      <w:r>
        <w:rPr>
          <w:rFonts w:ascii="微软雅黑" w:eastAsia="微软雅黑" w:hAnsi="微软雅黑" w:hint="eastAsia"/>
          <w:color w:val="222222"/>
        </w:rPr>
        <w:t xml:space="preserve"> 3-4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67B29C1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flowchart TD</w:t>
      </w:r>
    </w:p>
    <w:p w14:paraId="4A1A2FE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A[</w:t>
      </w:r>
      <w:r>
        <w:rPr>
          <w:rStyle w:val="HTML"/>
          <w:rFonts w:hint="eastAsia"/>
          <w:color w:val="222222"/>
        </w:rPr>
        <w:t>定时任务每</w:t>
      </w:r>
      <w:r>
        <w:rPr>
          <w:rStyle w:val="HTML"/>
          <w:rFonts w:hint="eastAsia"/>
          <w:color w:val="222222"/>
        </w:rPr>
        <w:t xml:space="preserve"> 5 </w:t>
      </w:r>
      <w:r>
        <w:rPr>
          <w:rStyle w:val="HTML"/>
          <w:rFonts w:hint="eastAsia"/>
          <w:color w:val="222222"/>
        </w:rPr>
        <w:t>秒扫描设备集合</w:t>
      </w:r>
      <w:r>
        <w:rPr>
          <w:rStyle w:val="HTML"/>
          <w:rFonts w:hint="eastAsia"/>
          <w:color w:val="222222"/>
        </w:rPr>
        <w:t>] --&gt; B[</w:t>
      </w:r>
      <w:r>
        <w:rPr>
          <w:rStyle w:val="HTML"/>
          <w:rFonts w:hint="eastAsia"/>
          <w:color w:val="222222"/>
        </w:rPr>
        <w:t>计算</w:t>
      </w:r>
      <w:r>
        <w:rPr>
          <w:rStyle w:val="HTML"/>
          <w:rFonts w:hint="eastAsia"/>
          <w:color w:val="222222"/>
        </w:rPr>
        <w:t xml:space="preserve"> now </w:t>
      </w:r>
      <w:r>
        <w:rPr>
          <w:rStyle w:val="HTML"/>
          <w:rFonts w:hint="eastAsia"/>
          <w:color w:val="222222"/>
        </w:rPr>
        <w:t>与</w:t>
      </w:r>
      <w:r>
        <w:rPr>
          <w:rStyle w:val="HTML"/>
          <w:rFonts w:hint="eastAsia"/>
          <w:color w:val="222222"/>
        </w:rPr>
        <w:t xml:space="preserve"> lastHeartbeat </w:t>
      </w:r>
      <w:r>
        <w:rPr>
          <w:rStyle w:val="HTML"/>
          <w:rFonts w:hint="eastAsia"/>
          <w:color w:val="222222"/>
        </w:rPr>
        <w:t>差值</w:t>
      </w:r>
      <w:r>
        <w:rPr>
          <w:rStyle w:val="HTML"/>
          <w:rFonts w:hint="eastAsia"/>
          <w:color w:val="222222"/>
        </w:rPr>
        <w:t>]</w:t>
      </w:r>
    </w:p>
    <w:p w14:paraId="69ACE18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 --&gt; C{</w:t>
      </w:r>
      <w:r>
        <w:rPr>
          <w:rStyle w:val="HTML"/>
          <w:rFonts w:hint="eastAsia"/>
          <w:color w:val="222222"/>
        </w:rPr>
        <w:t>差值大于</w:t>
      </w:r>
      <w:r>
        <w:rPr>
          <w:rStyle w:val="HTML"/>
          <w:rFonts w:hint="eastAsia"/>
          <w:color w:val="222222"/>
        </w:rPr>
        <w:t xml:space="preserve"> 15 </w:t>
      </w:r>
      <w:r>
        <w:rPr>
          <w:rStyle w:val="HTML"/>
          <w:rFonts w:hint="eastAsia"/>
          <w:color w:val="222222"/>
        </w:rPr>
        <w:t>秒</w:t>
      </w:r>
      <w:r>
        <w:rPr>
          <w:rStyle w:val="HTML"/>
          <w:rFonts w:hint="eastAsia"/>
          <w:color w:val="222222"/>
        </w:rPr>
        <w:t>}</w:t>
      </w:r>
    </w:p>
    <w:p w14:paraId="2854B06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C -- </w:t>
      </w:r>
      <w:r>
        <w:rPr>
          <w:rStyle w:val="HTML"/>
          <w:rFonts w:hint="eastAsia"/>
          <w:color w:val="222222"/>
        </w:rPr>
        <w:t>否</w:t>
      </w:r>
      <w:r>
        <w:rPr>
          <w:rStyle w:val="HTML"/>
          <w:rFonts w:hint="eastAsia"/>
          <w:color w:val="222222"/>
        </w:rPr>
        <w:t xml:space="preserve"> --&gt; D[</w:t>
      </w:r>
      <w:r>
        <w:rPr>
          <w:rStyle w:val="HTML"/>
          <w:rFonts w:hint="eastAsia"/>
          <w:color w:val="222222"/>
        </w:rPr>
        <w:t>结束本轮</w:t>
      </w:r>
      <w:r>
        <w:rPr>
          <w:rStyle w:val="HTML"/>
          <w:rFonts w:hint="eastAsia"/>
          <w:color w:val="222222"/>
        </w:rPr>
        <w:t>]</w:t>
      </w:r>
    </w:p>
    <w:p w14:paraId="53FFB69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C -- </w:t>
      </w:r>
      <w:r>
        <w:rPr>
          <w:rStyle w:val="HTML"/>
          <w:rFonts w:hint="eastAsia"/>
          <w:color w:val="222222"/>
        </w:rPr>
        <w:t>是</w:t>
      </w:r>
      <w:r>
        <w:rPr>
          <w:rStyle w:val="HTML"/>
          <w:rFonts w:hint="eastAsia"/>
          <w:color w:val="222222"/>
        </w:rPr>
        <w:t xml:space="preserve"> --&gt; E{</w:t>
      </w:r>
      <w:r>
        <w:rPr>
          <w:rStyle w:val="HTML"/>
          <w:rFonts w:hint="eastAsia"/>
          <w:color w:val="222222"/>
        </w:rPr>
        <w:t>当前状态是否已为</w:t>
      </w:r>
      <w:r>
        <w:rPr>
          <w:rStyle w:val="HTML"/>
          <w:rFonts w:hint="eastAsia"/>
          <w:color w:val="222222"/>
        </w:rPr>
        <w:t xml:space="preserve"> OFFLINE}</w:t>
      </w:r>
    </w:p>
    <w:p w14:paraId="140C4C3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</w:t>
      </w:r>
      <w:r>
        <w:rPr>
          <w:rStyle w:val="HTML"/>
          <w:rFonts w:hint="eastAsia"/>
          <w:color w:val="222222"/>
        </w:rPr>
        <w:t xml:space="preserve">E -- </w:t>
      </w:r>
      <w:r>
        <w:rPr>
          <w:rStyle w:val="HTML"/>
          <w:rFonts w:hint="eastAsia"/>
          <w:color w:val="222222"/>
        </w:rPr>
        <w:t>是</w:t>
      </w:r>
      <w:r>
        <w:rPr>
          <w:rStyle w:val="HTML"/>
          <w:rFonts w:hint="eastAsia"/>
          <w:color w:val="222222"/>
        </w:rPr>
        <w:t xml:space="preserve"> --&gt; D</w:t>
      </w:r>
    </w:p>
    <w:p w14:paraId="36D3DA6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 -- </w:t>
      </w:r>
      <w:r>
        <w:rPr>
          <w:rStyle w:val="HTML"/>
          <w:rFonts w:hint="eastAsia"/>
          <w:color w:val="222222"/>
        </w:rPr>
        <w:t>否</w:t>
      </w:r>
      <w:r>
        <w:rPr>
          <w:rStyle w:val="HTML"/>
          <w:rFonts w:hint="eastAsia"/>
          <w:color w:val="222222"/>
        </w:rPr>
        <w:t xml:space="preserve"> --&gt; F[</w:t>
      </w:r>
      <w:r>
        <w:rPr>
          <w:rStyle w:val="HTML"/>
          <w:rFonts w:hint="eastAsia"/>
          <w:color w:val="222222"/>
        </w:rPr>
        <w:t>更新状态为</w:t>
      </w:r>
      <w:r>
        <w:rPr>
          <w:rStyle w:val="HTML"/>
          <w:rFonts w:hint="eastAsia"/>
          <w:color w:val="222222"/>
        </w:rPr>
        <w:t xml:space="preserve"> OFFLINE]</w:t>
      </w:r>
    </w:p>
    <w:p w14:paraId="786D884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F --&gt; G[</w:t>
      </w:r>
      <w:r>
        <w:rPr>
          <w:rStyle w:val="HTML"/>
          <w:rFonts w:hint="eastAsia"/>
          <w:color w:val="222222"/>
        </w:rPr>
        <w:t>生成</w:t>
      </w:r>
      <w:r>
        <w:rPr>
          <w:rStyle w:val="HTML"/>
          <w:rFonts w:hint="eastAsia"/>
          <w:color w:val="222222"/>
        </w:rPr>
        <w:t xml:space="preserve"> DEVICE_OFFLINE </w:t>
      </w:r>
      <w:r>
        <w:rPr>
          <w:rStyle w:val="HTML"/>
          <w:rFonts w:hint="eastAsia"/>
          <w:color w:val="222222"/>
        </w:rPr>
        <w:t>告警</w:t>
      </w:r>
      <w:r>
        <w:rPr>
          <w:rStyle w:val="HTML"/>
          <w:rFonts w:hint="eastAsia"/>
          <w:color w:val="222222"/>
        </w:rPr>
        <w:t>]</w:t>
      </w:r>
    </w:p>
    <w:p w14:paraId="1D11680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G --&gt; H[</w:t>
      </w:r>
      <w:r>
        <w:rPr>
          <w:rStyle w:val="HTML"/>
          <w:rFonts w:hint="eastAsia"/>
          <w:color w:val="222222"/>
        </w:rPr>
        <w:t>告警写入</w:t>
      </w:r>
      <w:r>
        <w:rPr>
          <w:rStyle w:val="HTML"/>
          <w:rFonts w:hint="eastAsia"/>
          <w:color w:val="222222"/>
        </w:rPr>
        <w:t xml:space="preserve"> MongoDB </w:t>
      </w:r>
      <w:r>
        <w:rPr>
          <w:rStyle w:val="HTML"/>
          <w:rFonts w:hint="eastAsia"/>
          <w:color w:val="222222"/>
        </w:rPr>
        <w:t>与</w:t>
      </w:r>
      <w:r>
        <w:rPr>
          <w:rStyle w:val="HTML"/>
          <w:rFonts w:hint="eastAsia"/>
          <w:color w:val="222222"/>
        </w:rPr>
        <w:t xml:space="preserve"> ES]</w:t>
      </w:r>
    </w:p>
    <w:p w14:paraId="3FD1A25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H --&gt; I[</w:t>
      </w:r>
      <w:r>
        <w:rPr>
          <w:rStyle w:val="HTML"/>
          <w:rFonts w:hint="eastAsia"/>
          <w:color w:val="222222"/>
        </w:rPr>
        <w:t>前端实时刷新标记设备离线</w:t>
      </w:r>
      <w:r>
        <w:rPr>
          <w:rStyle w:val="HTML"/>
          <w:rFonts w:hint="eastAsia"/>
          <w:color w:val="222222"/>
        </w:rPr>
        <w:t>]</w:t>
      </w:r>
    </w:p>
    <w:p w14:paraId="684E1230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图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3-4 </w:t>
      </w:r>
      <w:r>
        <w:rPr>
          <w:rStyle w:val="a4"/>
          <w:rFonts w:ascii="微软雅黑" w:eastAsia="微软雅黑" w:hAnsi="微软雅黑" w:hint="eastAsia"/>
          <w:color w:val="222222"/>
        </w:rPr>
        <w:t>设备离线检测流程图</w:t>
      </w:r>
    </w:p>
    <w:p w14:paraId="161C9DD2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3.6 </w:t>
      </w:r>
      <w:r>
        <w:rPr>
          <w:rFonts w:ascii="微软雅黑" w:eastAsia="微软雅黑" w:hAnsi="微软雅黑" w:hint="eastAsia"/>
          <w:color w:val="222222"/>
        </w:rPr>
        <w:t>本章小结</w:t>
      </w:r>
    </w:p>
    <w:p w14:paraId="62DF47B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本章从园区安防的真实痛点出发，确立了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高空广域发现、地面抵近复核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的业务闭环，并把闭环拆解为</w:t>
      </w:r>
      <w:r>
        <w:rPr>
          <w:rFonts w:ascii="微软雅黑" w:eastAsia="微软雅黑" w:hAnsi="微软雅黑" w:hint="eastAsia"/>
          <w:color w:val="222222"/>
        </w:rPr>
        <w:t xml:space="preserve"> 7 </w:t>
      </w:r>
      <w:r>
        <w:rPr>
          <w:rFonts w:ascii="微软雅黑" w:eastAsia="微软雅黑" w:hAnsi="微软雅黑" w:hint="eastAsia"/>
          <w:color w:val="222222"/>
        </w:rPr>
        <w:t>组功能性需求（设备接入、消息流转、分布式存</w:t>
      </w:r>
      <w:r>
        <w:rPr>
          <w:rFonts w:ascii="微软雅黑" w:eastAsia="微软雅黑" w:hAnsi="微软雅黑" w:hint="eastAsia"/>
          <w:color w:val="222222"/>
        </w:rPr>
        <w:lastRenderedPageBreak/>
        <w:t>储、检索分析、网关访问、基础业务、系统测试）与</w:t>
      </w:r>
      <w:r>
        <w:rPr>
          <w:rFonts w:ascii="微软雅黑" w:eastAsia="微软雅黑" w:hAnsi="微软雅黑" w:hint="eastAsia"/>
          <w:color w:val="222222"/>
        </w:rPr>
        <w:t xml:space="preserve"> 6 </w:t>
      </w:r>
      <w:r>
        <w:rPr>
          <w:rFonts w:ascii="微软雅黑" w:eastAsia="微软雅黑" w:hAnsi="微软雅黑" w:hint="eastAsia"/>
          <w:color w:val="222222"/>
        </w:rPr>
        <w:t>类非功能性指标（性能、可靠性、可扩展、可维护、安全、易用）。需求的量化指标（心跳</w:t>
      </w:r>
      <w:r>
        <w:rPr>
          <w:rFonts w:ascii="微软雅黑" w:eastAsia="微软雅黑" w:hAnsi="微软雅黑" w:hint="eastAsia"/>
          <w:color w:val="222222"/>
        </w:rPr>
        <w:t xml:space="preserve"> 5 </w:t>
      </w:r>
      <w:r>
        <w:rPr>
          <w:rFonts w:ascii="微软雅黑" w:eastAsia="微软雅黑" w:hAnsi="微软雅黑" w:hint="eastAsia"/>
          <w:color w:val="222222"/>
        </w:rPr>
        <w:t>秒、离线阈值</w:t>
      </w:r>
      <w:r>
        <w:rPr>
          <w:rFonts w:ascii="微软雅黑" w:eastAsia="微软雅黑" w:hAnsi="微软雅黑" w:hint="eastAsia"/>
          <w:color w:val="222222"/>
        </w:rPr>
        <w:t xml:space="preserve"> 15 </w:t>
      </w:r>
      <w:r>
        <w:rPr>
          <w:rFonts w:ascii="微软雅黑" w:eastAsia="微软雅黑" w:hAnsi="微软雅黑" w:hint="eastAsia"/>
          <w:color w:val="222222"/>
        </w:rPr>
        <w:t>秒、遥测时延</w:t>
      </w:r>
      <w:r>
        <w:rPr>
          <w:rFonts w:ascii="微软雅黑" w:eastAsia="微软雅黑" w:hAnsi="微软雅黑" w:hint="eastAsia"/>
          <w:color w:val="222222"/>
        </w:rPr>
        <w:t xml:space="preserve"> P95 &lt; 1.5 s</w:t>
      </w:r>
      <w:r>
        <w:rPr>
          <w:rFonts w:ascii="微软雅黑" w:eastAsia="微软雅黑" w:hAnsi="微软雅黑" w:hint="eastAsia"/>
          <w:color w:val="222222"/>
        </w:rPr>
        <w:t>、并发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≥</w:t>
      </w:r>
      <w:r>
        <w:rPr>
          <w:rFonts w:ascii="微软雅黑" w:eastAsia="微软雅黑" w:hAnsi="微软雅黑" w:hint="eastAsia"/>
          <w:color w:val="222222"/>
        </w:rPr>
        <w:t xml:space="preserve"> 50 msg/s </w:t>
      </w:r>
      <w:r>
        <w:rPr>
          <w:rFonts w:ascii="微软雅黑" w:eastAsia="微软雅黑" w:hAnsi="微软雅黑" w:hint="eastAsia"/>
          <w:color w:val="222222"/>
        </w:rPr>
        <w:t>等）将直接作为第</w:t>
      </w:r>
      <w:r>
        <w:rPr>
          <w:rFonts w:ascii="微软雅黑" w:eastAsia="微软雅黑" w:hAnsi="微软雅黑" w:hint="eastAsia"/>
          <w:color w:val="222222"/>
        </w:rPr>
        <w:t xml:space="preserve"> 6 </w:t>
      </w:r>
      <w:r>
        <w:rPr>
          <w:rFonts w:ascii="微软雅黑" w:eastAsia="微软雅黑" w:hAnsi="微软雅黑" w:hint="eastAsia"/>
          <w:color w:val="222222"/>
        </w:rPr>
        <w:t>章测试用例的判定依据，形成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需求—设计—测试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的可追溯链条。可行性分析确认技术、经济、进度三方面均可行，同时识别出中间件版本兼容与联调耗时为主要风险，为第</w:t>
      </w:r>
      <w:r>
        <w:rPr>
          <w:rFonts w:ascii="微软雅黑" w:eastAsia="微软雅黑" w:hAnsi="微软雅黑" w:hint="eastAsia"/>
          <w:color w:val="222222"/>
        </w:rPr>
        <w:t xml:space="preserve"> 4 </w:t>
      </w:r>
      <w:r>
        <w:rPr>
          <w:rFonts w:ascii="微软雅黑" w:eastAsia="微软雅黑" w:hAnsi="微软雅黑" w:hint="eastAsia"/>
          <w:color w:val="222222"/>
        </w:rPr>
        <w:t>章部署设计与第</w:t>
      </w:r>
      <w:r>
        <w:rPr>
          <w:rFonts w:ascii="微软雅黑" w:eastAsia="微软雅黑" w:hAnsi="微软雅黑" w:hint="eastAsia"/>
          <w:color w:val="222222"/>
        </w:rPr>
        <w:t xml:space="preserve"> 5.3 </w:t>
      </w:r>
      <w:r>
        <w:rPr>
          <w:rFonts w:ascii="微软雅黑" w:eastAsia="微软雅黑" w:hAnsi="微软雅黑" w:hint="eastAsia"/>
          <w:color w:val="222222"/>
        </w:rPr>
        <w:t>节疑难预案提供了输入。</w:t>
      </w:r>
    </w:p>
    <w:p w14:paraId="2ACF5428" w14:textId="77777777" w:rsidR="008D7DB7" w:rsidRDefault="008D7DB7">
      <w:pPr>
        <w:spacing w:before="360" w:after="360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399263AB">
          <v:rect id="_x0000_i1029" style="width:0;height:1.5pt" o:hralign="center" o:hrstd="t" o:hr="t" fillcolor="#a0a0a0" stroked="f"/>
        </w:pict>
      </w:r>
    </w:p>
    <w:p w14:paraId="6EDC551A" w14:textId="77777777" w:rsidR="008D7DB7" w:rsidRDefault="008D7DB7">
      <w:pPr>
        <w:pStyle w:val="2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第</w:t>
      </w:r>
      <w:r>
        <w:rPr>
          <w:rFonts w:ascii="微软雅黑" w:eastAsia="微软雅黑" w:hAnsi="微软雅黑" w:hint="eastAsia"/>
          <w:color w:val="222222"/>
        </w:rPr>
        <w:t xml:space="preserve"> 4 </w:t>
      </w:r>
      <w:r>
        <w:rPr>
          <w:rFonts w:ascii="微软雅黑" w:eastAsia="微软雅黑" w:hAnsi="微软雅黑" w:hint="eastAsia"/>
          <w:color w:val="222222"/>
        </w:rPr>
        <w:t>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系统总体设计</w:t>
      </w:r>
    </w:p>
    <w:p w14:paraId="15B9A6BB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4.1 </w:t>
      </w:r>
      <w:r>
        <w:rPr>
          <w:rFonts w:ascii="微软雅黑" w:eastAsia="微软雅黑" w:hAnsi="微软雅黑" w:hint="eastAsia"/>
          <w:color w:val="222222"/>
        </w:rPr>
        <w:t>系统设计原则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86"/>
        <w:gridCol w:w="4882"/>
      </w:tblGrid>
      <w:tr w:rsidR="00000000" w14:paraId="4F52334E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3E172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原则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0ABDA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内涵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1AC05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在本设计中的落地体现</w:t>
            </w:r>
          </w:p>
        </w:tc>
      </w:tr>
      <w:tr w:rsidR="00000000" w14:paraId="484CE13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8725C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分层解耦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C1397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每层只依赖下一层的接口，不跨层调用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C6022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设备仿真不直接写数据库，一律经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Kafka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；业务服务不直接操作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之外的设备侧状态</w:t>
            </w:r>
          </w:p>
        </w:tc>
      </w:tr>
      <w:tr w:rsidR="00000000" w14:paraId="0EF48B2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69C9F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异步优先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76A6C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高频、可容忍秒级延迟的链路一律异步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EA1A0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遥测、心跳、告警、图片元数据全部走消息队列，接口只做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投递即返回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</w:p>
        </w:tc>
      </w:tr>
      <w:tr w:rsidR="00000000" w14:paraId="0F909D0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8B3B7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单一入口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76594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对外只有一个边界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4C6A2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所有外部访问经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Style w:val="HTML"/>
                <w:rFonts w:hint="eastAsia"/>
                <w:color w:val="222222"/>
              </w:rPr>
              <w:t>:8080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，内部组件端口不对宿主机暴露（除运维需要）</w:t>
            </w:r>
          </w:p>
        </w:tc>
      </w:tr>
      <w:tr w:rsidR="00000000" w14:paraId="470D61C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E4E6F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权威数据源唯一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7E62C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同一份数据只有一个权威存储，其余为派生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9F871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为业务权威源，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仅作检索副本，冲突时以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为准</w:t>
            </w:r>
          </w:p>
        </w:tc>
      </w:tr>
      <w:tr w:rsidR="00000000" w14:paraId="4BBB672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6DF26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无状态服务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F8453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后端实例不保存会话与本地状态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83F7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便于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水平扩展与故障摘除；任务状态一律落库</w:t>
            </w:r>
          </w:p>
        </w:tc>
      </w:tr>
      <w:tr w:rsidR="00000000" w14:paraId="7381268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7057A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幂等设计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DF3C0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假定消息可能重复、接口可能重试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0F496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所有写入按业务主键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upsert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；指令下发带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requestId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去重</w:t>
            </w:r>
          </w:p>
        </w:tc>
      </w:tr>
      <w:tr w:rsidR="00000000" w14:paraId="58285F0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B0D96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可观测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90E05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出问题能快速定位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FC467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统一日志含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traceId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Style w:val="HTML"/>
                <w:rFonts w:hint="eastAsia"/>
                <w:color w:val="222222"/>
              </w:rPr>
              <w:t>deviceId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Kibana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看告警、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看积压、容器看资源</w:t>
            </w:r>
          </w:p>
        </w:tc>
      </w:tr>
      <w:tr w:rsidR="00000000" w14:paraId="60EA9D1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D19B6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契约先行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43A9C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接口与消息结构先定，多方并行开发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D58F6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4.5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节先定集合结构与消息体，前端可先用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Mock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联调</w:t>
            </w:r>
          </w:p>
        </w:tc>
      </w:tr>
      <w:tr w:rsidR="00000000" w14:paraId="40642AD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9A145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配置外置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0B06E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地址、端口、主题、索引名不写死在业务代码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158A3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统一常量类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"/>
                <w:rFonts w:hint="eastAsia"/>
                <w:color w:val="222222"/>
              </w:rPr>
              <w:t>application.yml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，部署说明可交付</w:t>
            </w:r>
          </w:p>
        </w:tc>
      </w:tr>
    </w:tbl>
    <w:p w14:paraId="5DCC18D3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4.2 </w:t>
      </w:r>
      <w:r>
        <w:rPr>
          <w:rFonts w:ascii="微软雅黑" w:eastAsia="微软雅黑" w:hAnsi="微软雅黑" w:hint="eastAsia"/>
          <w:color w:val="222222"/>
        </w:rPr>
        <w:t>系统总体架构设计</w:t>
      </w:r>
    </w:p>
    <w:p w14:paraId="79E1429F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4.2.1 </w:t>
      </w:r>
      <w:r>
        <w:rPr>
          <w:rFonts w:ascii="微软雅黑" w:eastAsia="微软雅黑" w:hAnsi="微软雅黑" w:hint="eastAsia"/>
          <w:color w:val="222222"/>
        </w:rPr>
        <w:t>分层架构（图</w:t>
      </w:r>
      <w:r>
        <w:rPr>
          <w:rFonts w:ascii="微软雅黑" w:eastAsia="微软雅黑" w:hAnsi="微软雅黑" w:hint="eastAsia"/>
          <w:color w:val="222222"/>
        </w:rPr>
        <w:t xml:space="preserve"> 4-1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51C5C42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flowchart TB</w:t>
      </w:r>
    </w:p>
    <w:p w14:paraId="2B02BF5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subgraph L1[</w:t>
      </w:r>
      <w:r>
        <w:rPr>
          <w:rStyle w:val="HTML"/>
          <w:rFonts w:hint="eastAsia"/>
          <w:color w:val="222222"/>
        </w:rPr>
        <w:t>设备仿真层</w:t>
      </w:r>
      <w:r>
        <w:rPr>
          <w:rStyle w:val="HTML"/>
          <w:rFonts w:hint="eastAsia"/>
          <w:color w:val="222222"/>
        </w:rPr>
        <w:t>]</w:t>
      </w:r>
    </w:p>
    <w:p w14:paraId="23736F2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U1[</w:t>
      </w:r>
      <w:r>
        <w:rPr>
          <w:rStyle w:val="HTML"/>
          <w:rFonts w:hint="eastAsia"/>
          <w:color w:val="222222"/>
        </w:rPr>
        <w:t>无人机仿真</w:t>
      </w:r>
      <w:r>
        <w:rPr>
          <w:rStyle w:val="HTML"/>
          <w:rFonts w:hint="eastAsia"/>
          <w:color w:val="222222"/>
        </w:rPr>
        <w:t>&lt;br/&gt;GPS/</w:t>
      </w:r>
      <w:r>
        <w:rPr>
          <w:rStyle w:val="HTML"/>
          <w:rFonts w:hint="eastAsia"/>
          <w:color w:val="222222"/>
        </w:rPr>
        <w:t>高度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电量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航拍图元数据</w:t>
      </w:r>
      <w:r>
        <w:rPr>
          <w:rStyle w:val="HTML"/>
          <w:rFonts w:hint="eastAsia"/>
          <w:color w:val="222222"/>
        </w:rPr>
        <w:t>]</w:t>
      </w:r>
    </w:p>
    <w:p w14:paraId="1E7B2ED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R1[</w:t>
      </w:r>
      <w:r>
        <w:rPr>
          <w:rStyle w:val="HTML"/>
          <w:rFonts w:hint="eastAsia"/>
          <w:color w:val="222222"/>
        </w:rPr>
        <w:t>机器狗仿真</w:t>
      </w:r>
      <w:r>
        <w:rPr>
          <w:rStyle w:val="HTML"/>
          <w:rFonts w:hint="eastAsia"/>
          <w:color w:val="222222"/>
        </w:rPr>
        <w:t>&lt;br/&gt;</w:t>
      </w:r>
      <w:r>
        <w:rPr>
          <w:rStyle w:val="HTML"/>
          <w:rFonts w:hint="eastAsia"/>
          <w:color w:val="222222"/>
        </w:rPr>
        <w:t>红外测温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环境传感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电量</w:t>
      </w:r>
      <w:r>
        <w:rPr>
          <w:rStyle w:val="HTML"/>
          <w:rFonts w:hint="eastAsia"/>
          <w:color w:val="222222"/>
        </w:rPr>
        <w:t>]</w:t>
      </w:r>
    </w:p>
    <w:p w14:paraId="76C1A10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end</w:t>
      </w:r>
    </w:p>
    <w:p w14:paraId="7D4AC9E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931813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subgraph L2[</w:t>
      </w:r>
      <w:r>
        <w:rPr>
          <w:rStyle w:val="HTML"/>
          <w:rFonts w:hint="eastAsia"/>
          <w:color w:val="222222"/>
        </w:rPr>
        <w:t>消息中间件层</w:t>
      </w:r>
      <w:r>
        <w:rPr>
          <w:rStyle w:val="HTML"/>
          <w:rFonts w:hint="eastAsia"/>
          <w:color w:val="222222"/>
        </w:rPr>
        <w:t xml:space="preserve"> Kafka]</w:t>
      </w:r>
    </w:p>
    <w:p w14:paraId="3B36AEB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T1[uav.telemetry]</w:t>
      </w:r>
    </w:p>
    <w:p w14:paraId="3BD8670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T2[robot.telemetry]</w:t>
      </w:r>
    </w:p>
    <w:p w14:paraId="77F4A61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T3[device.heartbeat]</w:t>
      </w:r>
    </w:p>
    <w:p w14:paraId="7F94D5E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T4[inspection.alarm]</w:t>
      </w:r>
    </w:p>
    <w:p w14:paraId="0BDF3AC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T5[inspection.image.meta]</w:t>
      </w:r>
    </w:p>
    <w:p w14:paraId="0DDE331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T6[task.command </w:t>
      </w:r>
      <w:r>
        <w:rPr>
          <w:rStyle w:val="HTML"/>
          <w:rFonts w:hint="eastAsia"/>
          <w:color w:val="222222"/>
        </w:rPr>
        <w:t>下行</w:t>
      </w:r>
      <w:r>
        <w:rPr>
          <w:rStyle w:val="HTML"/>
          <w:rFonts w:hint="eastAsia"/>
          <w:color w:val="222222"/>
        </w:rPr>
        <w:t>]</w:t>
      </w:r>
    </w:p>
    <w:p w14:paraId="2059E00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T7[task.log / inspection.dlq]</w:t>
      </w:r>
    </w:p>
    <w:p w14:paraId="32F53A8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end</w:t>
      </w:r>
    </w:p>
    <w:p w14:paraId="04D209E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08D3C99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subgraph L3[</w:t>
      </w:r>
      <w:r>
        <w:rPr>
          <w:rStyle w:val="HTML"/>
          <w:rFonts w:hint="eastAsia"/>
          <w:color w:val="222222"/>
        </w:rPr>
        <w:t>业务服务层</w:t>
      </w:r>
      <w:r>
        <w:rPr>
          <w:rStyle w:val="HTML"/>
          <w:rFonts w:hint="eastAsia"/>
          <w:color w:val="222222"/>
        </w:rPr>
        <w:t xml:space="preserve"> Spring Boot]</w:t>
      </w:r>
    </w:p>
    <w:p w14:paraId="3FE9E02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S1[</w:t>
      </w:r>
      <w:r>
        <w:rPr>
          <w:rStyle w:val="HTML"/>
          <w:rFonts w:hint="eastAsia"/>
          <w:color w:val="222222"/>
        </w:rPr>
        <w:t>设备管理服务</w:t>
      </w:r>
      <w:r>
        <w:rPr>
          <w:rStyle w:val="HTML"/>
          <w:rFonts w:hint="eastAsia"/>
          <w:color w:val="222222"/>
        </w:rPr>
        <w:t>]</w:t>
      </w:r>
    </w:p>
    <w:p w14:paraId="0A481AE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S2[</w:t>
      </w:r>
      <w:r>
        <w:rPr>
          <w:rStyle w:val="HTML"/>
          <w:rFonts w:hint="eastAsia"/>
          <w:color w:val="222222"/>
        </w:rPr>
        <w:t>任务调度服务</w:t>
      </w:r>
      <w:r>
        <w:rPr>
          <w:rStyle w:val="HTML"/>
          <w:rFonts w:hint="eastAsia"/>
          <w:color w:val="222222"/>
        </w:rPr>
        <w:t>]</w:t>
      </w:r>
    </w:p>
    <w:p w14:paraId="0B3C92E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S3[</w:t>
      </w:r>
      <w:r>
        <w:rPr>
          <w:rStyle w:val="HTML"/>
          <w:rFonts w:hint="eastAsia"/>
          <w:color w:val="222222"/>
        </w:rPr>
        <w:t>告警处理服务</w:t>
      </w:r>
      <w:r>
        <w:rPr>
          <w:rStyle w:val="HTML"/>
          <w:rFonts w:hint="eastAsia"/>
          <w:color w:val="222222"/>
        </w:rPr>
        <w:t>]</w:t>
      </w:r>
    </w:p>
    <w:p w14:paraId="2DDCFF0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S4[</w:t>
      </w:r>
      <w:r>
        <w:rPr>
          <w:rStyle w:val="HTML"/>
          <w:rFonts w:hint="eastAsia"/>
          <w:color w:val="222222"/>
        </w:rPr>
        <w:t>检索查询服务</w:t>
      </w:r>
      <w:r>
        <w:rPr>
          <w:rStyle w:val="HTML"/>
          <w:rFonts w:hint="eastAsia"/>
          <w:color w:val="222222"/>
        </w:rPr>
        <w:t>]</w:t>
      </w:r>
    </w:p>
    <w:p w14:paraId="1230E8E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S5[</w:t>
      </w:r>
      <w:r>
        <w:rPr>
          <w:rStyle w:val="HTML"/>
          <w:rFonts w:hint="eastAsia"/>
          <w:color w:val="222222"/>
        </w:rPr>
        <w:t>文件存储服务</w:t>
      </w:r>
      <w:r>
        <w:rPr>
          <w:rStyle w:val="HTML"/>
          <w:rFonts w:hint="eastAsia"/>
          <w:color w:val="222222"/>
        </w:rPr>
        <w:t>]</w:t>
      </w:r>
    </w:p>
    <w:p w14:paraId="7964416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S6[</w:t>
      </w:r>
      <w:r>
        <w:rPr>
          <w:rStyle w:val="HTML"/>
          <w:rFonts w:hint="eastAsia"/>
          <w:color w:val="222222"/>
        </w:rPr>
        <w:t>统计看板服务</w:t>
      </w:r>
      <w:r>
        <w:rPr>
          <w:rStyle w:val="HTML"/>
          <w:rFonts w:hint="eastAsia"/>
          <w:color w:val="222222"/>
        </w:rPr>
        <w:t>]</w:t>
      </w:r>
    </w:p>
    <w:p w14:paraId="162D276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end</w:t>
      </w:r>
    </w:p>
    <w:p w14:paraId="5D4DED0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118B892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subgraph L4[</w:t>
      </w:r>
      <w:r>
        <w:rPr>
          <w:rStyle w:val="HTML"/>
          <w:rFonts w:hint="eastAsia"/>
          <w:color w:val="222222"/>
        </w:rPr>
        <w:t>分布式存储层</w:t>
      </w:r>
      <w:r>
        <w:rPr>
          <w:rStyle w:val="HTML"/>
          <w:rFonts w:hint="eastAsia"/>
          <w:color w:val="222222"/>
        </w:rPr>
        <w:t>]</w:t>
      </w:r>
    </w:p>
    <w:p w14:paraId="311A567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H1[(HDFS&lt;br/&gt;</w:t>
      </w:r>
      <w:r>
        <w:rPr>
          <w:rStyle w:val="HTML"/>
          <w:rFonts w:hint="eastAsia"/>
          <w:color w:val="222222"/>
        </w:rPr>
        <w:t>巡检影像大文件</w:t>
      </w:r>
      <w:r>
        <w:rPr>
          <w:rStyle w:val="HTML"/>
          <w:rFonts w:hint="eastAsia"/>
          <w:color w:val="222222"/>
        </w:rPr>
        <w:t>)]</w:t>
      </w:r>
    </w:p>
    <w:p w14:paraId="5A7317B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M1[(MongoDB </w:t>
      </w:r>
      <w:r>
        <w:rPr>
          <w:rStyle w:val="HTML"/>
          <w:rFonts w:hint="eastAsia"/>
          <w:color w:val="222222"/>
        </w:rPr>
        <w:t>副本集</w:t>
      </w:r>
      <w:r>
        <w:rPr>
          <w:rStyle w:val="HTML"/>
          <w:rFonts w:hint="eastAsia"/>
          <w:color w:val="222222"/>
        </w:rPr>
        <w:t xml:space="preserve"> rs0&lt;br/&gt;</w:t>
      </w:r>
      <w:r>
        <w:rPr>
          <w:rStyle w:val="HTML"/>
          <w:rFonts w:hint="eastAsia"/>
          <w:color w:val="222222"/>
        </w:rPr>
        <w:t>设备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任务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状态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告警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影像元数据</w:t>
      </w:r>
      <w:r>
        <w:rPr>
          <w:rStyle w:val="HTML"/>
          <w:rFonts w:hint="eastAsia"/>
          <w:color w:val="222222"/>
        </w:rPr>
        <w:t>)]</w:t>
      </w:r>
    </w:p>
    <w:p w14:paraId="0C62ED6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end</w:t>
      </w:r>
    </w:p>
    <w:p w14:paraId="4A3A5B4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BCCFBA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subgraph L5[</w:t>
      </w:r>
      <w:r>
        <w:rPr>
          <w:rStyle w:val="HTML"/>
          <w:rFonts w:hint="eastAsia"/>
          <w:color w:val="222222"/>
        </w:rPr>
        <w:t>检索分析层</w:t>
      </w:r>
      <w:r>
        <w:rPr>
          <w:rStyle w:val="HTML"/>
          <w:rFonts w:hint="eastAsia"/>
          <w:color w:val="222222"/>
        </w:rPr>
        <w:t>]</w:t>
      </w:r>
    </w:p>
    <w:p w14:paraId="41DFF4D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E1[(Elasticsearch&lt;br/&gt;</w:t>
      </w:r>
      <w:r>
        <w:rPr>
          <w:rStyle w:val="HTML"/>
          <w:rFonts w:hint="eastAsia"/>
          <w:color w:val="222222"/>
        </w:rPr>
        <w:t>告警事件索引</w:t>
      </w: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含</w:t>
      </w:r>
      <w:r>
        <w:rPr>
          <w:rStyle w:val="HTML"/>
          <w:rFonts w:hint="eastAsia"/>
          <w:color w:val="222222"/>
        </w:rPr>
        <w:t xml:space="preserve"> geo_point)]</w:t>
      </w:r>
    </w:p>
    <w:p w14:paraId="47C1940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      K1[Kibana </w:t>
      </w:r>
      <w:r>
        <w:rPr>
          <w:rStyle w:val="HTML"/>
          <w:rFonts w:hint="eastAsia"/>
          <w:color w:val="222222"/>
        </w:rPr>
        <w:t>仪表盘</w:t>
      </w:r>
      <w:r>
        <w:rPr>
          <w:rStyle w:val="HTML"/>
          <w:rFonts w:hint="eastAsia"/>
          <w:color w:val="222222"/>
        </w:rPr>
        <w:t>]</w:t>
      </w:r>
    </w:p>
    <w:p w14:paraId="6858D74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end</w:t>
      </w:r>
    </w:p>
    <w:p w14:paraId="334715C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91C725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subgraph L6[</w:t>
      </w:r>
      <w:r>
        <w:rPr>
          <w:rStyle w:val="HTML"/>
          <w:rFonts w:hint="eastAsia"/>
          <w:color w:val="222222"/>
        </w:rPr>
        <w:t>网关层</w:t>
      </w:r>
      <w:r>
        <w:rPr>
          <w:rStyle w:val="HTML"/>
          <w:rFonts w:hint="eastAsia"/>
          <w:color w:val="222222"/>
        </w:rPr>
        <w:t xml:space="preserve"> Nginx]</w:t>
      </w:r>
    </w:p>
    <w:p w14:paraId="635AC8F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N1[</w:t>
      </w:r>
      <w:r>
        <w:rPr>
          <w:rStyle w:val="HTML"/>
          <w:rFonts w:hint="eastAsia"/>
          <w:color w:val="222222"/>
        </w:rPr>
        <w:t>反向代理</w:t>
      </w:r>
      <w:r>
        <w:rPr>
          <w:rStyle w:val="HTML"/>
          <w:rFonts w:hint="eastAsia"/>
          <w:color w:val="222222"/>
        </w:rPr>
        <w:t xml:space="preserve"> + </w:t>
      </w:r>
      <w:r>
        <w:rPr>
          <w:rStyle w:val="HTML"/>
          <w:rFonts w:hint="eastAsia"/>
          <w:color w:val="222222"/>
        </w:rPr>
        <w:t>负载均衡</w:t>
      </w:r>
      <w:r>
        <w:rPr>
          <w:rStyle w:val="HTML"/>
          <w:rFonts w:hint="eastAsia"/>
          <w:color w:val="222222"/>
        </w:rPr>
        <w:t xml:space="preserve"> + </w:t>
      </w:r>
      <w:r>
        <w:rPr>
          <w:rStyle w:val="HTML"/>
          <w:rFonts w:hint="eastAsia"/>
          <w:color w:val="222222"/>
        </w:rPr>
        <w:t>限流</w:t>
      </w:r>
      <w:r>
        <w:rPr>
          <w:rStyle w:val="HTML"/>
          <w:rFonts w:hint="eastAsia"/>
          <w:color w:val="222222"/>
        </w:rPr>
        <w:t xml:space="preserve"> + </w:t>
      </w:r>
      <w:r>
        <w:rPr>
          <w:rStyle w:val="HTML"/>
          <w:rFonts w:hint="eastAsia"/>
          <w:color w:val="222222"/>
        </w:rPr>
        <w:t>静态托管</w:t>
      </w:r>
      <w:r>
        <w:rPr>
          <w:rStyle w:val="HTML"/>
          <w:rFonts w:hint="eastAsia"/>
          <w:color w:val="222222"/>
        </w:rPr>
        <w:t>]</w:t>
      </w:r>
    </w:p>
    <w:p w14:paraId="2CDCC4B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end</w:t>
      </w:r>
    </w:p>
    <w:p w14:paraId="2C7436B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0162E85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subgraph L7[</w:t>
      </w:r>
      <w:r>
        <w:rPr>
          <w:rStyle w:val="HTML"/>
          <w:rFonts w:hint="eastAsia"/>
          <w:color w:val="222222"/>
        </w:rPr>
        <w:t>可视化展示层</w:t>
      </w:r>
      <w:r>
        <w:rPr>
          <w:rStyle w:val="HTML"/>
          <w:rFonts w:hint="eastAsia"/>
          <w:color w:val="222222"/>
        </w:rPr>
        <w:t>]</w:t>
      </w:r>
    </w:p>
    <w:p w14:paraId="4A78026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W1[Vue3 </w:t>
      </w:r>
      <w:r>
        <w:rPr>
          <w:rStyle w:val="HTML"/>
          <w:rFonts w:hint="eastAsia"/>
          <w:color w:val="222222"/>
        </w:rPr>
        <w:t>前端</w:t>
      </w:r>
      <w:r>
        <w:rPr>
          <w:rStyle w:val="HTML"/>
          <w:rFonts w:hint="eastAsia"/>
          <w:color w:val="222222"/>
        </w:rPr>
        <w:t>&lt;br/&gt;</w:t>
      </w:r>
      <w:r>
        <w:rPr>
          <w:rStyle w:val="HTML"/>
          <w:rFonts w:hint="eastAsia"/>
          <w:color w:val="222222"/>
        </w:rPr>
        <w:t>设备地图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任务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告警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看板</w:t>
      </w:r>
      <w:r>
        <w:rPr>
          <w:rStyle w:val="HTML"/>
          <w:rFonts w:hint="eastAsia"/>
          <w:color w:val="222222"/>
        </w:rPr>
        <w:t>]</w:t>
      </w:r>
    </w:p>
    <w:p w14:paraId="79004CF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end</w:t>
      </w:r>
    </w:p>
    <w:p w14:paraId="1B9532C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5C9421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U1 --&gt; L2</w:t>
      </w:r>
    </w:p>
    <w:p w14:paraId="54F8A79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R1 --&gt; L2</w:t>
      </w:r>
    </w:p>
    <w:p w14:paraId="62416F9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L2 --&gt; L3</w:t>
      </w:r>
    </w:p>
    <w:p w14:paraId="0363E99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 xml:space="preserve">   T6 --&gt; U1</w:t>
      </w:r>
    </w:p>
    <w:p w14:paraId="2B056D5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T6 --&gt; R1</w:t>
      </w:r>
    </w:p>
    <w:p w14:paraId="0A3FBB5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L3 --&gt; H1</w:t>
      </w:r>
    </w:p>
    <w:p w14:paraId="4A03605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L3 --&gt; M1</w:t>
      </w:r>
    </w:p>
    <w:p w14:paraId="7E947C2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L3 --&gt; E1</w:t>
      </w:r>
    </w:p>
    <w:p w14:paraId="216B5F4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E1 --&gt; K1</w:t>
      </w:r>
    </w:p>
    <w:p w14:paraId="2F33C7F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W1 --&gt; N1</w:t>
      </w:r>
    </w:p>
    <w:p w14:paraId="708A408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N1 --&gt; L3</w:t>
      </w:r>
    </w:p>
    <w:p w14:paraId="02D9EB3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N1 --&gt; W1</w:t>
      </w:r>
    </w:p>
    <w:p w14:paraId="7D222A32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图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4-1 </w:t>
      </w:r>
      <w:r>
        <w:rPr>
          <w:rStyle w:val="a4"/>
          <w:rFonts w:ascii="微软雅黑" w:eastAsia="微软雅黑" w:hAnsi="微软雅黑" w:hint="eastAsia"/>
          <w:color w:val="222222"/>
        </w:rPr>
        <w:t>系统分层架构图</w:t>
      </w:r>
    </w:p>
    <w:p w14:paraId="22B9B25C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4.2.2 </w:t>
      </w:r>
      <w:r>
        <w:rPr>
          <w:rFonts w:ascii="微软雅黑" w:eastAsia="微软雅黑" w:hAnsi="微软雅黑" w:hint="eastAsia"/>
          <w:color w:val="222222"/>
        </w:rPr>
        <w:t>架构说明</w:t>
      </w:r>
    </w:p>
    <w:p w14:paraId="48FC3715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为何下行指令与上行数据共用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Kafka</w:t>
      </w:r>
      <w:r>
        <w:rPr>
          <w:rStyle w:val="a4"/>
          <w:rFonts w:ascii="微软雅黑" w:eastAsia="微软雅黑" w:hAnsi="微软雅黑" w:hint="eastAsia"/>
          <w:color w:val="222222"/>
        </w:rPr>
        <w:t>。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若下行走</w:t>
      </w:r>
      <w:r>
        <w:rPr>
          <w:rFonts w:ascii="微软雅黑" w:eastAsia="微软雅黑" w:hAnsi="微软雅黑" w:hint="eastAsia"/>
          <w:color w:val="222222"/>
        </w:rPr>
        <w:t xml:space="preserve"> HTTP </w:t>
      </w:r>
      <w:r>
        <w:rPr>
          <w:rFonts w:ascii="微软雅黑" w:eastAsia="微软雅黑" w:hAnsi="微软雅黑" w:hint="eastAsia"/>
          <w:color w:val="222222"/>
        </w:rPr>
        <w:t>直连设备，则设备必须暴露可被平台访问的地址，仿真进程与真实设备的网络形态不同，且平台需维护设备地址表、重试与超时逻辑。统一走</w:t>
      </w:r>
      <w:r>
        <w:rPr>
          <w:rFonts w:ascii="微软雅黑" w:eastAsia="微软雅黑" w:hAnsi="微软雅黑" w:hint="eastAsia"/>
          <w:color w:val="222222"/>
        </w:rPr>
        <w:t xml:space="preserve"> Kafka </w:t>
      </w:r>
      <w:r>
        <w:rPr>
          <w:rFonts w:ascii="微软雅黑" w:eastAsia="微软雅黑" w:hAnsi="微软雅黑" w:hint="eastAsia"/>
          <w:color w:val="222222"/>
        </w:rPr>
        <w:t>后，设备只需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订阅自己的指令分区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，平台无需知道设备在哪、是否在线——离线设备上线后仍能续收未过期的指令，</w:t>
      </w:r>
      <w:r>
        <w:rPr>
          <w:rStyle w:val="a4"/>
          <w:rFonts w:ascii="微软雅黑" w:eastAsia="微软雅黑" w:hAnsi="微软雅黑" w:hint="eastAsia"/>
          <w:color w:val="222222"/>
        </w:rPr>
        <w:t>解耦收益远大于引入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Broker </w:t>
      </w:r>
      <w:r>
        <w:rPr>
          <w:rStyle w:val="a4"/>
          <w:rFonts w:ascii="微软雅黑" w:eastAsia="微软雅黑" w:hAnsi="微软雅黑" w:hint="eastAsia"/>
          <w:color w:val="222222"/>
        </w:rPr>
        <w:t>的复杂度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0ED9FB4C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为何业务服务是单体而非微服务。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课程目标考察的是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中间件集成能力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而非服务治理。业务服务按模块分包（</w:t>
      </w:r>
      <w:r>
        <w:rPr>
          <w:rStyle w:val="HTML"/>
          <w:rFonts w:hint="eastAsia"/>
          <w:color w:val="222222"/>
        </w:rPr>
        <w:t>device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Style w:val="HTML"/>
          <w:rFonts w:hint="eastAsia"/>
          <w:color w:val="222222"/>
        </w:rPr>
        <w:t>task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Style w:val="HTML"/>
          <w:rFonts w:hint="eastAsia"/>
          <w:color w:val="222222"/>
        </w:rPr>
        <w:t>alarm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Style w:val="HTML"/>
          <w:rFonts w:hint="eastAsia"/>
          <w:color w:val="222222"/>
        </w:rPr>
        <w:t>search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Style w:val="HTML"/>
          <w:rFonts w:hint="eastAsia"/>
          <w:color w:val="222222"/>
        </w:rPr>
        <w:t>storage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Style w:val="HTML"/>
          <w:rFonts w:hint="eastAsia"/>
          <w:color w:val="222222"/>
        </w:rPr>
        <w:t>stats</w:t>
      </w:r>
      <w:r>
        <w:rPr>
          <w:rFonts w:ascii="微软雅黑" w:eastAsia="微软雅黑" w:hAnsi="微软雅黑" w:hint="eastAsia"/>
          <w:color w:val="222222"/>
        </w:rPr>
        <w:t>），部署为无状态多实例，既能演示负载均衡，又避免引入注册中心、配置中心带来的额外排错成本。这是一个</w:t>
      </w:r>
      <w:r>
        <w:rPr>
          <w:rStyle w:val="a4"/>
          <w:rFonts w:ascii="微软雅黑" w:eastAsia="微软雅黑" w:hAnsi="微软雅黑" w:hint="eastAsia"/>
          <w:color w:val="222222"/>
        </w:rPr>
        <w:t>刻意的范围裁剪</w:t>
      </w:r>
      <w:r>
        <w:rPr>
          <w:rFonts w:ascii="微软雅黑" w:eastAsia="微软雅黑" w:hAnsi="微软雅黑" w:hint="eastAsia"/>
          <w:color w:val="222222"/>
        </w:rPr>
        <w:t>，答辩时应能说明理由。</w:t>
      </w:r>
    </w:p>
    <w:p w14:paraId="5B8A3DD7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数据流三条主线。</w:t>
      </w:r>
    </w:p>
    <w:p w14:paraId="617359E3" w14:textId="77777777" w:rsidR="008D7DB7" w:rsidRDefault="008D7DB7">
      <w:pPr>
        <w:numPr>
          <w:ilvl w:val="0"/>
          <w:numId w:val="1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高频遥测线</w:t>
      </w:r>
      <w:r>
        <w:rPr>
          <w:rFonts w:ascii="微软雅黑" w:eastAsia="微软雅黑" w:hAnsi="微软雅黑" w:hint="eastAsia"/>
          <w:color w:val="222222"/>
        </w:rPr>
        <w:t>（量最大）：设备仿真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*.telemetry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存储消费者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MongoDB </w:t>
      </w:r>
      <w:r>
        <w:rPr>
          <w:rFonts w:ascii="微软雅黑" w:eastAsia="微软雅黑" w:hAnsi="微软雅黑" w:hint="eastAsia"/>
          <w:color w:val="222222"/>
        </w:rPr>
        <w:t>批量写入（</w:t>
      </w:r>
      <w:r>
        <w:rPr>
          <w:rFonts w:ascii="微软雅黑" w:eastAsia="微软雅黑" w:hAnsi="微软雅黑" w:hint="eastAsia"/>
          <w:color w:val="222222"/>
        </w:rPr>
        <w:t xml:space="preserve">TTL </w:t>
      </w:r>
      <w:r>
        <w:rPr>
          <w:rFonts w:ascii="微软雅黑" w:eastAsia="微软雅黑" w:hAnsi="微软雅黑" w:hint="eastAsia"/>
          <w:color w:val="222222"/>
        </w:rPr>
        <w:t>过期）。此线不写</w:t>
      </w:r>
      <w:r>
        <w:rPr>
          <w:rFonts w:ascii="微软雅黑" w:eastAsia="微软雅黑" w:hAnsi="微软雅黑" w:hint="eastAsia"/>
          <w:color w:val="222222"/>
        </w:rPr>
        <w:t xml:space="preserve"> ES</w:t>
      </w:r>
      <w:r>
        <w:rPr>
          <w:rFonts w:ascii="微软雅黑" w:eastAsia="微软雅黑" w:hAnsi="微软雅黑" w:hint="eastAsia"/>
          <w:color w:val="222222"/>
        </w:rPr>
        <w:t>，避免把海量时序数据灌进检索层。</w:t>
      </w:r>
    </w:p>
    <w:p w14:paraId="214C522D" w14:textId="77777777" w:rsidR="008D7DB7" w:rsidRDefault="008D7DB7">
      <w:pPr>
        <w:numPr>
          <w:ilvl w:val="0"/>
          <w:numId w:val="1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lastRenderedPageBreak/>
        <w:t>告警事件线</w:t>
      </w:r>
      <w:r>
        <w:rPr>
          <w:rFonts w:ascii="微软雅黑" w:eastAsia="微软雅黑" w:hAnsi="微软雅黑" w:hint="eastAsia"/>
          <w:color w:val="222222"/>
        </w:rPr>
        <w:t>（价值最高）：设备识别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inspection.alarm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告警消费者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写</w:t>
      </w:r>
      <w:r>
        <w:rPr>
          <w:rFonts w:ascii="微软雅黑" w:eastAsia="微软雅黑" w:hAnsi="微软雅黑" w:hint="eastAsia"/>
          <w:color w:val="222222"/>
        </w:rPr>
        <w:t xml:space="preserve"> HDFS </w:t>
      </w:r>
      <w:r>
        <w:rPr>
          <w:rFonts w:ascii="微软雅黑" w:eastAsia="微软雅黑" w:hAnsi="微软雅黑" w:hint="eastAsia"/>
          <w:color w:val="222222"/>
        </w:rPr>
        <w:t>证据图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写</w:t>
      </w:r>
      <w:r>
        <w:rPr>
          <w:rFonts w:ascii="微软雅黑" w:eastAsia="微软雅黑" w:hAnsi="微软雅黑" w:hint="eastAsia"/>
          <w:color w:val="222222"/>
        </w:rPr>
        <w:t xml:space="preserve"> MongoDB </w:t>
      </w:r>
      <w:r>
        <w:rPr>
          <w:rFonts w:ascii="微软雅黑" w:eastAsia="微软雅黑" w:hAnsi="微软雅黑" w:hint="eastAsia"/>
          <w:color w:val="222222"/>
        </w:rPr>
        <w:t>权威记录</w:t>
      </w:r>
      <w:r>
        <w:rPr>
          <w:rFonts w:ascii="微软雅黑" w:eastAsia="微软雅黑" w:hAnsi="微软雅黑" w:hint="eastAsia"/>
          <w:color w:val="222222"/>
        </w:rPr>
        <w:t xml:space="preserve"> + Bulk </w:t>
      </w:r>
      <w:r>
        <w:rPr>
          <w:rFonts w:ascii="微软雅黑" w:eastAsia="微软雅黑" w:hAnsi="微软雅黑" w:hint="eastAsia"/>
          <w:color w:val="222222"/>
        </w:rPr>
        <w:t>写</w:t>
      </w:r>
      <w:r>
        <w:rPr>
          <w:rFonts w:ascii="微软雅黑" w:eastAsia="微软雅黑" w:hAnsi="微软雅黑" w:hint="eastAsia"/>
          <w:color w:val="222222"/>
        </w:rPr>
        <w:t xml:space="preserve"> ES </w:t>
      </w:r>
      <w:r>
        <w:rPr>
          <w:rFonts w:ascii="微软雅黑" w:eastAsia="微软雅黑" w:hAnsi="微软雅黑" w:hint="eastAsia"/>
          <w:color w:val="222222"/>
        </w:rPr>
        <w:t>检索副本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前端</w:t>
      </w:r>
      <w:r>
        <w:rPr>
          <w:rFonts w:ascii="微软雅黑" w:eastAsia="微软雅黑" w:hAnsi="微软雅黑" w:hint="eastAsia"/>
          <w:color w:val="222222"/>
        </w:rPr>
        <w:t xml:space="preserve">/Kibana </w:t>
      </w:r>
      <w:r>
        <w:rPr>
          <w:rFonts w:ascii="微软雅黑" w:eastAsia="微软雅黑" w:hAnsi="微软雅黑" w:hint="eastAsia"/>
          <w:color w:val="222222"/>
        </w:rPr>
        <w:t>展示。</w:t>
      </w:r>
    </w:p>
    <w:p w14:paraId="07F953BB" w14:textId="77777777" w:rsidR="008D7DB7" w:rsidRDefault="008D7DB7">
      <w:pPr>
        <w:numPr>
          <w:ilvl w:val="0"/>
          <w:numId w:val="1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指令下行线</w:t>
      </w:r>
      <w:r>
        <w:rPr>
          <w:rFonts w:ascii="微软雅黑" w:eastAsia="微软雅黑" w:hAnsi="微软雅黑" w:hint="eastAsia"/>
          <w:color w:val="222222"/>
        </w:rPr>
        <w:t>（控制面）：前端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Nginx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任务服务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写</w:t>
      </w:r>
      <w:r>
        <w:rPr>
          <w:rFonts w:ascii="微软雅黑" w:eastAsia="微软雅黑" w:hAnsi="微软雅黑" w:hint="eastAsia"/>
          <w:color w:val="222222"/>
        </w:rPr>
        <w:t xml:space="preserve"> MongoDB </w:t>
      </w:r>
      <w:r>
        <w:rPr>
          <w:rFonts w:ascii="微软雅黑" w:eastAsia="微软雅黑" w:hAnsi="微软雅黑" w:hint="eastAsia"/>
          <w:color w:val="222222"/>
        </w:rPr>
        <w:t>任务记录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task.command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key=deviceId </w:t>
      </w:r>
      <w:r>
        <w:rPr>
          <w:rFonts w:ascii="微软雅黑" w:eastAsia="微软雅黑" w:hAnsi="微软雅黑" w:hint="eastAsia"/>
          <w:color w:val="222222"/>
        </w:rPr>
        <w:t>保证同设备有序）→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设备仿真消费执行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task.log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回执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任务状态更新。</w:t>
      </w:r>
    </w:p>
    <w:p w14:paraId="030DD613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4.3 </w:t>
      </w:r>
      <w:r>
        <w:rPr>
          <w:rFonts w:ascii="微软雅黑" w:eastAsia="微软雅黑" w:hAnsi="微软雅黑" w:hint="eastAsia"/>
          <w:color w:val="222222"/>
        </w:rPr>
        <w:t>技术选型说明</w:t>
      </w:r>
    </w:p>
    <w:p w14:paraId="44DA3FAA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4.3.1 </w:t>
      </w:r>
      <w:r>
        <w:rPr>
          <w:rFonts w:ascii="微软雅黑" w:eastAsia="微软雅黑" w:hAnsi="微软雅黑" w:hint="eastAsia"/>
          <w:color w:val="222222"/>
        </w:rPr>
        <w:t>选型结论表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811"/>
        <w:gridCol w:w="2009"/>
        <w:gridCol w:w="3800"/>
      </w:tblGrid>
      <w:tr w:rsidR="00000000" w14:paraId="1C64DB70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C92F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2C80A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选用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5122C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B0BD8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备选与被否原因</w:t>
            </w:r>
          </w:p>
        </w:tc>
      </w:tr>
      <w:tr w:rsidR="00000000" w14:paraId="21199B8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430BE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容器与编排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2CDAA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Docker + Docker Compose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CC75C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24.x / v2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CE658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备选裸机安装：版本冲突不可控，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否</w:t>
            </w:r>
          </w:p>
        </w:tc>
      </w:tr>
      <w:tr w:rsidR="00000000" w14:paraId="00F792B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7140E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分布式文件系统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D4694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Hadoop HDFS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D70CC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3.3.6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11F52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备选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MinIO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语义更友好但非课程要求组件，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（写入展望）</w:t>
            </w:r>
          </w:p>
        </w:tc>
      </w:tr>
      <w:tr w:rsidR="00000000" w14:paraId="32920AB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C5633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分布式数据库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7CB0F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9DD39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6.0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CB91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备选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HBase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：部署重、查询弱，本项目数据量未达必要区间，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；备选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MySQL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：字段异构需频繁改表，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否</w:t>
            </w:r>
          </w:p>
        </w:tc>
      </w:tr>
      <w:tr w:rsidR="00000000" w14:paraId="23C168A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B187C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消息中间件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B29A1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Apache Kafka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KRaft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CE872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4.0.0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（官方镜像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apache/kafka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2327F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备选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RocketMQ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：需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NameServer+Broker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多进程，单机资源占用高，本项目无事务消息需求，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否</w:t>
            </w:r>
          </w:p>
        </w:tc>
      </w:tr>
      <w:tr w:rsidR="00000000" w14:paraId="2EB32A3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D7B4E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检索引擎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44595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Elasticsearch + Kibana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241A6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8.13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1592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备选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Solr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：生态与可视化弱于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否</w:t>
            </w:r>
          </w:p>
        </w:tc>
      </w:tr>
      <w:tr w:rsidR="00000000" w14:paraId="05C61E9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67C48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网关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EAE6C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Nginx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A5210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1.25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F22D7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备选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Spring Cloud Gateway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：需引入微服务体系，超出范围，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否</w:t>
            </w:r>
          </w:p>
        </w:tc>
      </w:tr>
      <w:tr w:rsidR="00000000" w14:paraId="3211453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907F3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6C49B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Spring Boot + Java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543C2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3.2 / JDK 17+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（本机采用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93B19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备选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Python FastAPI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：开发更快但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Java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系生态与本课资料契合度更高，且需与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Kafka/Hadoop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客户端生态匹配，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否</w:t>
            </w:r>
          </w:p>
        </w:tc>
      </w:tr>
      <w:tr w:rsidR="00000000" w14:paraId="38E0FFD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9890D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FA583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Vue 3 + Vite + ECharts + Leaflet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17C97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3.4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99BC7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备选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React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：小组技术储备，非硬性理由</w:t>
            </w:r>
          </w:p>
        </w:tc>
      </w:tr>
      <w:tr w:rsidR="00000000" w14:paraId="67721F1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C2F12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构建与依赖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AA6B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Maven / npm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EB749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3.9 / 9.x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E4327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—</w:t>
            </w:r>
          </w:p>
        </w:tc>
      </w:tr>
    </w:tbl>
    <w:p w14:paraId="201F4684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4.3.2 </w:t>
      </w:r>
      <w:r>
        <w:rPr>
          <w:rFonts w:ascii="微软雅黑" w:eastAsia="微软雅黑" w:hAnsi="微软雅黑" w:hint="eastAsia"/>
          <w:color w:val="222222"/>
        </w:rPr>
        <w:t>关键选型论证（答辩重点）</w:t>
      </w:r>
    </w:p>
    <w:p w14:paraId="6AE1004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1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Kafka </w:t>
      </w:r>
      <w:r>
        <w:rPr>
          <w:rStyle w:val="a4"/>
          <w:rFonts w:ascii="微软雅黑" w:eastAsia="微软雅黑" w:hAnsi="微软雅黑" w:hint="eastAsia"/>
          <w:color w:val="222222"/>
        </w:rPr>
        <w:t>与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RocketMQ </w:t>
      </w:r>
      <w:r>
        <w:rPr>
          <w:rStyle w:val="a4"/>
          <w:rFonts w:ascii="微软雅黑" w:eastAsia="微软雅黑" w:hAnsi="微软雅黑" w:hint="eastAsia"/>
          <w:color w:val="222222"/>
        </w:rPr>
        <w:t>的取舍。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见</w:t>
      </w:r>
      <w:r>
        <w:rPr>
          <w:rFonts w:ascii="微软雅黑" w:eastAsia="微软雅黑" w:hAnsi="微软雅黑" w:hint="eastAsia"/>
          <w:color w:val="222222"/>
        </w:rPr>
        <w:t xml:space="preserve"> 2.3.3</w:t>
      </w:r>
      <w:r>
        <w:rPr>
          <w:rFonts w:ascii="微软雅黑" w:eastAsia="微软雅黑" w:hAnsi="微软雅黑" w:hint="eastAsia"/>
          <w:color w:val="222222"/>
        </w:rPr>
        <w:t>。核心论据是</w:t>
      </w:r>
      <w:r>
        <w:rPr>
          <w:rStyle w:val="a4"/>
          <w:rFonts w:ascii="微软雅黑" w:eastAsia="微软雅黑" w:hAnsi="微软雅黑" w:hint="eastAsia"/>
          <w:color w:val="222222"/>
        </w:rPr>
        <w:t>部署复杂度与课程知识点契合度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Kafka 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Fonts w:ascii="微软雅黑" w:eastAsia="微软雅黑" w:hAnsi="微软雅黑" w:hint="eastAsia"/>
          <w:color w:val="222222"/>
        </w:rPr>
        <w:t xml:space="preserve"> Partition/Offset/ISR </w:t>
      </w:r>
      <w:r>
        <w:rPr>
          <w:rFonts w:ascii="微软雅黑" w:eastAsia="微软雅黑" w:hAnsi="微软雅黑" w:hint="eastAsia"/>
          <w:color w:val="222222"/>
        </w:rPr>
        <w:t>可直接映射教材概念，</w:t>
      </w:r>
      <w:r>
        <w:rPr>
          <w:rFonts w:ascii="微软雅黑" w:eastAsia="微软雅黑" w:hAnsi="微软雅黑" w:hint="eastAsia"/>
          <w:color w:val="222222"/>
        </w:rPr>
        <w:t xml:space="preserve">KRaft </w:t>
      </w:r>
      <w:r>
        <w:rPr>
          <w:rFonts w:ascii="微软雅黑" w:eastAsia="微软雅黑" w:hAnsi="微软雅黑" w:hint="eastAsia"/>
          <w:color w:val="222222"/>
        </w:rPr>
        <w:t>免</w:t>
      </w:r>
      <w:r>
        <w:rPr>
          <w:rFonts w:ascii="微软雅黑" w:eastAsia="微软雅黑" w:hAnsi="微软雅黑" w:hint="eastAsia"/>
          <w:color w:val="222222"/>
        </w:rPr>
        <w:t xml:space="preserve"> ZooKeeper </w:t>
      </w:r>
      <w:r>
        <w:rPr>
          <w:rFonts w:ascii="微软雅黑" w:eastAsia="微软雅黑" w:hAnsi="微软雅黑" w:hint="eastAsia"/>
          <w:color w:val="222222"/>
        </w:rPr>
        <w:t>使单机部署从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三进程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降为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一进程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。同时诚实承认</w:t>
      </w:r>
      <w:r>
        <w:rPr>
          <w:rFonts w:ascii="微软雅黑" w:eastAsia="微软雅黑" w:hAnsi="微软雅黑" w:hint="eastAsia"/>
          <w:color w:val="222222"/>
        </w:rPr>
        <w:t xml:space="preserve"> RocketMQ </w:t>
      </w:r>
      <w:r>
        <w:rPr>
          <w:rFonts w:ascii="微软雅黑" w:eastAsia="微软雅黑" w:hAnsi="微软雅黑" w:hint="eastAsia"/>
          <w:color w:val="222222"/>
        </w:rPr>
        <w:t>在延迟消息、事务消息、消息轨迹上的优势，并说明本项目这些能力不需要。</w:t>
      </w:r>
    </w:p>
    <w:p w14:paraId="54D4AB30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2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MongoDB </w:t>
      </w:r>
      <w:r>
        <w:rPr>
          <w:rStyle w:val="a4"/>
          <w:rFonts w:ascii="微软雅黑" w:eastAsia="微软雅黑" w:hAnsi="微软雅黑" w:hint="eastAsia"/>
          <w:color w:val="222222"/>
        </w:rPr>
        <w:t>与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HBase </w:t>
      </w:r>
      <w:r>
        <w:rPr>
          <w:rStyle w:val="a4"/>
          <w:rFonts w:ascii="微软雅黑" w:eastAsia="微软雅黑" w:hAnsi="微软雅黑" w:hint="eastAsia"/>
          <w:color w:val="222222"/>
        </w:rPr>
        <w:t>的取舍。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见</w:t>
      </w:r>
      <w:r>
        <w:rPr>
          <w:rFonts w:ascii="微软雅黑" w:eastAsia="微软雅黑" w:hAnsi="微软雅黑" w:hint="eastAsia"/>
          <w:color w:val="222222"/>
        </w:rPr>
        <w:t xml:space="preserve"> 2.2.2</w:t>
      </w:r>
      <w:r>
        <w:rPr>
          <w:rFonts w:ascii="微软雅黑" w:eastAsia="微软雅黑" w:hAnsi="微软雅黑" w:hint="eastAsia"/>
          <w:color w:val="222222"/>
        </w:rPr>
        <w:t>。核心论据是</w:t>
      </w:r>
      <w:r>
        <w:rPr>
          <w:rStyle w:val="a4"/>
          <w:rFonts w:ascii="微软雅黑" w:eastAsia="微软雅黑" w:hAnsi="微软雅黑" w:hint="eastAsia"/>
          <w:color w:val="222222"/>
        </w:rPr>
        <w:t>字段异构与查询维度多</w:t>
      </w:r>
      <w:r>
        <w:rPr>
          <w:rFonts w:ascii="微软雅黑" w:eastAsia="微软雅黑" w:hAnsi="微软雅黑" w:hint="eastAsia"/>
          <w:color w:val="222222"/>
        </w:rPr>
        <w:t>：无人机与机器狗上报字段不同，若用</w:t>
      </w:r>
      <w:r>
        <w:rPr>
          <w:rFonts w:ascii="微软雅黑" w:eastAsia="微软雅黑" w:hAnsi="微软雅黑" w:hint="eastAsia"/>
          <w:color w:val="222222"/>
        </w:rPr>
        <w:t xml:space="preserve"> HBase </w:t>
      </w:r>
      <w:r>
        <w:rPr>
          <w:rFonts w:ascii="微软雅黑" w:eastAsia="微软雅黑" w:hAnsi="微软雅黑" w:hint="eastAsia"/>
          <w:color w:val="222222"/>
        </w:rPr>
        <w:t>需设计宽列并接受大量空列；而需求中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按类型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时间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位置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设备组合检索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在</w:t>
      </w:r>
      <w:r>
        <w:rPr>
          <w:rFonts w:ascii="微软雅黑" w:eastAsia="微软雅黑" w:hAnsi="微软雅黑" w:hint="eastAsia"/>
          <w:color w:val="222222"/>
        </w:rPr>
        <w:t xml:space="preserve"> HBase </w:t>
      </w:r>
      <w:r>
        <w:rPr>
          <w:rFonts w:ascii="微软雅黑" w:eastAsia="微软雅黑" w:hAnsi="微软雅黑" w:hint="eastAsia"/>
          <w:color w:val="222222"/>
        </w:rPr>
        <w:t>上必须自建索引表，工作量与出错概率都更高。</w:t>
      </w:r>
    </w:p>
    <w:p w14:paraId="7DB832F7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3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MongoDB </w:t>
      </w:r>
      <w:r>
        <w:rPr>
          <w:rStyle w:val="a4"/>
          <w:rFonts w:ascii="微软雅黑" w:eastAsia="微软雅黑" w:hAnsi="微软雅黑" w:hint="eastAsia"/>
          <w:color w:val="222222"/>
        </w:rPr>
        <w:t>与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ES </w:t>
      </w:r>
      <w:r>
        <w:rPr>
          <w:rStyle w:val="a4"/>
          <w:rFonts w:ascii="微软雅黑" w:eastAsia="微软雅黑" w:hAnsi="微软雅黑" w:hint="eastAsia"/>
          <w:color w:val="222222"/>
        </w:rPr>
        <w:t>是否重复存储。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不是重复，是</w:t>
      </w:r>
      <w:r>
        <w:rPr>
          <w:rStyle w:val="a4"/>
          <w:rFonts w:ascii="微软雅黑" w:eastAsia="微软雅黑" w:hAnsi="微软雅黑" w:hint="eastAsia"/>
          <w:color w:val="222222"/>
        </w:rPr>
        <w:t>职责分离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MongoDB </w:t>
      </w:r>
      <w:r>
        <w:rPr>
          <w:rFonts w:ascii="微软雅黑" w:eastAsia="微软雅黑" w:hAnsi="微软雅黑" w:hint="eastAsia"/>
          <w:color w:val="222222"/>
        </w:rPr>
        <w:t>保证写入的强一致与完整字段、支持事务与聚合；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Fonts w:ascii="微软雅黑" w:eastAsia="微软雅黑" w:hAnsi="微软雅黑" w:hint="eastAsia"/>
          <w:color w:val="222222"/>
        </w:rPr>
        <w:t>提供高并发、多维组合、地理与全文检索。允许</w:t>
      </w:r>
      <w:r>
        <w:rPr>
          <w:rFonts w:ascii="微软雅黑" w:eastAsia="微软雅黑" w:hAnsi="微软雅黑" w:hint="eastAsia"/>
          <w:color w:val="222222"/>
        </w:rPr>
        <w:t xml:space="preserve"> ES </w:t>
      </w:r>
      <w:r>
        <w:rPr>
          <w:rFonts w:ascii="微软雅黑" w:eastAsia="微软雅黑" w:hAnsi="微软雅黑" w:hint="eastAsia"/>
          <w:color w:val="222222"/>
        </w:rPr>
        <w:t>落后</w:t>
      </w:r>
      <w:r>
        <w:rPr>
          <w:rFonts w:ascii="微软雅黑" w:eastAsia="微软雅黑" w:hAnsi="微软雅黑" w:hint="eastAsia"/>
          <w:color w:val="222222"/>
        </w:rPr>
        <w:t xml:space="preserve"> MongoDB </w:t>
      </w:r>
      <w:r>
        <w:rPr>
          <w:rFonts w:ascii="微软雅黑" w:eastAsia="微软雅黑" w:hAnsi="微软雅黑" w:hint="eastAsia"/>
          <w:color w:val="222222"/>
        </w:rPr>
        <w:t>约</w:t>
      </w:r>
      <w:r>
        <w:rPr>
          <w:rFonts w:ascii="微软雅黑" w:eastAsia="微软雅黑" w:hAnsi="微软雅黑" w:hint="eastAsia"/>
          <w:color w:val="222222"/>
        </w:rPr>
        <w:t xml:space="preserve"> 1 </w:t>
      </w:r>
      <w:r>
        <w:rPr>
          <w:rFonts w:ascii="微软雅黑" w:eastAsia="微软雅黑" w:hAnsi="微软雅黑" w:hint="eastAsia"/>
          <w:color w:val="222222"/>
        </w:rPr>
        <w:t>秒，换取检索性能与灵活性，这是企业集成中典型的</w:t>
      </w:r>
      <w:r>
        <w:rPr>
          <w:rFonts w:ascii="微软雅黑" w:eastAsia="微软雅黑" w:hAnsi="微软雅黑" w:hint="eastAsia"/>
          <w:color w:val="222222"/>
        </w:rPr>
        <w:t xml:space="preserve"> CQRS </w:t>
      </w:r>
      <w:r>
        <w:rPr>
          <w:rFonts w:ascii="微软雅黑" w:eastAsia="微软雅黑" w:hAnsi="微软雅黑" w:hint="eastAsia"/>
          <w:color w:val="222222"/>
        </w:rPr>
        <w:t>取舍。</w:t>
      </w:r>
    </w:p>
    <w:p w14:paraId="1E882877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lastRenderedPageBreak/>
        <w:t>（</w:t>
      </w:r>
      <w:r>
        <w:rPr>
          <w:rStyle w:val="a4"/>
          <w:rFonts w:ascii="微软雅黑" w:eastAsia="微软雅黑" w:hAnsi="微软雅黑" w:hint="eastAsia"/>
          <w:color w:val="222222"/>
        </w:rPr>
        <w:t>4</w:t>
      </w:r>
      <w:r>
        <w:rPr>
          <w:rStyle w:val="a4"/>
          <w:rFonts w:ascii="微软雅黑" w:eastAsia="微软雅黑" w:hAnsi="微软雅黑" w:hint="eastAsia"/>
          <w:color w:val="222222"/>
        </w:rPr>
        <w:t>）图片为何</w:t>
      </w:r>
      <w:r>
        <w:rPr>
          <w:rStyle w:val="a4"/>
          <w:rFonts w:ascii="微软雅黑" w:eastAsia="微软雅黑" w:hAnsi="微软雅黑" w:hint="eastAsia"/>
          <w:color w:val="222222"/>
        </w:rPr>
        <w:t>"</w:t>
      </w:r>
      <w:r>
        <w:rPr>
          <w:rStyle w:val="a4"/>
          <w:rFonts w:ascii="微软雅黑" w:eastAsia="微软雅黑" w:hAnsi="微软雅黑" w:hint="eastAsia"/>
          <w:color w:val="222222"/>
        </w:rPr>
        <w:t>本体进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HDFS</w:t>
      </w:r>
      <w:r>
        <w:rPr>
          <w:rStyle w:val="a4"/>
          <w:rFonts w:ascii="微软雅黑" w:eastAsia="微软雅黑" w:hAnsi="微软雅黑" w:hint="eastAsia"/>
          <w:color w:val="222222"/>
        </w:rPr>
        <w:t>、元数据进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MongoDB"</w:t>
      </w:r>
      <w:r>
        <w:rPr>
          <w:rStyle w:val="a4"/>
          <w:rFonts w:ascii="微软雅黑" w:eastAsia="微软雅黑" w:hAnsi="微软雅黑" w:hint="eastAsia"/>
          <w:color w:val="222222"/>
        </w:rPr>
        <w:t>。</w:t>
      </w:r>
      <w:r>
        <w:rPr>
          <w:rFonts w:ascii="微软雅黑" w:eastAsia="微软雅黑" w:hAnsi="微软雅黑" w:hint="eastAsia"/>
          <w:color w:val="222222"/>
        </w:rPr>
        <w:t xml:space="preserve"> HDFS </w:t>
      </w:r>
      <w:r>
        <w:rPr>
          <w:rFonts w:ascii="微软雅黑" w:eastAsia="微软雅黑" w:hAnsi="微软雅黑" w:hint="eastAsia"/>
          <w:color w:val="222222"/>
        </w:rPr>
        <w:t>擅长大文件顺序读写、副本冗余，但</w:t>
      </w:r>
      <w:r>
        <w:rPr>
          <w:rStyle w:val="a4"/>
          <w:rFonts w:ascii="微软雅黑" w:eastAsia="微软雅黑" w:hAnsi="微软雅黑" w:hint="eastAsia"/>
          <w:color w:val="222222"/>
        </w:rPr>
        <w:t>不擅长目录枚举与条件检索</w:t>
      </w:r>
      <w:r>
        <w:rPr>
          <w:rFonts w:ascii="微软雅黑" w:eastAsia="微软雅黑" w:hAnsi="微软雅黑" w:hint="eastAsia"/>
          <w:color w:val="222222"/>
        </w:rPr>
        <w:t>（列目录是元数据操作，会打爆</w:t>
      </w:r>
      <w:r>
        <w:rPr>
          <w:rFonts w:ascii="微软雅黑" w:eastAsia="微软雅黑" w:hAnsi="微软雅黑" w:hint="eastAsia"/>
          <w:color w:val="222222"/>
        </w:rPr>
        <w:t xml:space="preserve"> NameNode</w:t>
      </w:r>
      <w:r>
        <w:rPr>
          <w:rFonts w:ascii="微软雅黑" w:eastAsia="微软雅黑" w:hAnsi="微软雅黑" w:hint="eastAsia"/>
          <w:color w:val="222222"/>
        </w:rPr>
        <w:t>）。把可检索字段抽出到</w:t>
      </w:r>
      <w:r>
        <w:rPr>
          <w:rFonts w:ascii="微软雅黑" w:eastAsia="微软雅黑" w:hAnsi="微软雅黑" w:hint="eastAsia"/>
          <w:color w:val="222222"/>
        </w:rPr>
        <w:t xml:space="preserve"> MongoDB</w:t>
      </w:r>
      <w:r>
        <w:rPr>
          <w:rFonts w:ascii="微软雅黑" w:eastAsia="微软雅黑" w:hAnsi="微软雅黑" w:hint="eastAsia"/>
          <w:color w:val="222222"/>
        </w:rPr>
        <w:t>，检索永不触碰</w:t>
      </w:r>
      <w:r>
        <w:rPr>
          <w:rFonts w:ascii="微软雅黑" w:eastAsia="微软雅黑" w:hAnsi="微软雅黑" w:hint="eastAsia"/>
          <w:color w:val="222222"/>
        </w:rPr>
        <w:t xml:space="preserve"> HDFS</w:t>
      </w:r>
      <w:r>
        <w:rPr>
          <w:rFonts w:ascii="微软雅黑" w:eastAsia="微软雅黑" w:hAnsi="微软雅黑" w:hint="eastAsia"/>
          <w:color w:val="222222"/>
        </w:rPr>
        <w:t>，既发挥</w:t>
      </w:r>
      <w:r>
        <w:rPr>
          <w:rFonts w:ascii="微软雅黑" w:eastAsia="微软雅黑" w:hAnsi="微软雅黑" w:hint="eastAsia"/>
          <w:color w:val="222222"/>
        </w:rPr>
        <w:t xml:space="preserve"> HDFS </w:t>
      </w:r>
      <w:r>
        <w:rPr>
          <w:rFonts w:ascii="微软雅黑" w:eastAsia="微软雅黑" w:hAnsi="微软雅黑" w:hint="eastAsia"/>
          <w:color w:val="222222"/>
        </w:rPr>
        <w:t>的存储优势，又规避小文件元数据压力。</w:t>
      </w:r>
    </w:p>
    <w:p w14:paraId="68852516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4.4 </w:t>
      </w:r>
      <w:r>
        <w:rPr>
          <w:rFonts w:ascii="微软雅黑" w:eastAsia="微软雅黑" w:hAnsi="微软雅黑" w:hint="eastAsia"/>
          <w:color w:val="222222"/>
        </w:rPr>
        <w:t>模块划分</w:t>
      </w:r>
    </w:p>
    <w:p w14:paraId="56EC9E3F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4.4.1 </w:t>
      </w:r>
      <w:r>
        <w:rPr>
          <w:rFonts w:ascii="微软雅黑" w:eastAsia="微软雅黑" w:hAnsi="微软雅黑" w:hint="eastAsia"/>
          <w:color w:val="222222"/>
        </w:rPr>
        <w:t>设备仿真模块（</w:t>
      </w:r>
      <w:r>
        <w:rPr>
          <w:rFonts w:ascii="微软雅黑" w:eastAsia="微软雅黑" w:hAnsi="微软雅黑" w:hint="eastAsia"/>
          <w:color w:val="222222"/>
        </w:rPr>
        <w:t>simulator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4E7FCE3F" w14:textId="77777777" w:rsidR="008D7DB7" w:rsidRDefault="008D7DB7">
      <w:pPr>
        <w:numPr>
          <w:ilvl w:val="0"/>
          <w:numId w:val="17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职责</w:t>
      </w:r>
      <w:r>
        <w:rPr>
          <w:rFonts w:ascii="微软雅黑" w:eastAsia="微软雅黑" w:hAnsi="微软雅黑" w:hint="eastAsia"/>
          <w:color w:val="222222"/>
        </w:rPr>
        <w:t>：扮演无人机与机器狗，产生符合契约的真实感数据流，并消费下行指令。</w:t>
      </w:r>
    </w:p>
    <w:p w14:paraId="18182E4A" w14:textId="77777777" w:rsidR="008D7DB7" w:rsidRDefault="008D7DB7">
      <w:pPr>
        <w:numPr>
          <w:ilvl w:val="0"/>
          <w:numId w:val="17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构成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SimulatorApplication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Spring Boot </w:t>
      </w:r>
      <w:r>
        <w:rPr>
          <w:rFonts w:ascii="微软雅黑" w:eastAsia="微软雅黑" w:hAnsi="微软雅黑" w:hint="eastAsia"/>
          <w:color w:val="222222"/>
        </w:rPr>
        <w:t>独立进程，可多实例启动）、</w:t>
      </w:r>
      <w:r>
        <w:rPr>
          <w:rStyle w:val="HTML"/>
          <w:rFonts w:hint="eastAsia"/>
          <w:color w:val="222222"/>
        </w:rPr>
        <w:t>UavSimulator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RobotDogSimulator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TelemetryGenerator</w:t>
      </w:r>
      <w:r>
        <w:rPr>
          <w:rFonts w:ascii="微软雅黑" w:eastAsia="微软雅黑" w:hAnsi="微软雅黑" w:hint="eastAsia"/>
          <w:color w:val="222222"/>
        </w:rPr>
        <w:t>（基于移动模型生成连续坐标，非随机跳点）、</w:t>
      </w:r>
      <w:r>
        <w:rPr>
          <w:rStyle w:val="HTML"/>
          <w:rFonts w:hint="eastAsia"/>
          <w:color w:val="222222"/>
        </w:rPr>
        <w:t>FaultInjector</w:t>
      </w:r>
      <w:r>
        <w:rPr>
          <w:rFonts w:ascii="微软雅黑" w:eastAsia="微软雅黑" w:hAnsi="微软雅黑" w:hint="eastAsia"/>
          <w:color w:val="222222"/>
        </w:rPr>
        <w:t>（故障注入）。</w:t>
      </w:r>
    </w:p>
    <w:p w14:paraId="72B499D5" w14:textId="77777777" w:rsidR="008D7DB7" w:rsidRDefault="008D7DB7">
      <w:pPr>
        <w:numPr>
          <w:ilvl w:val="0"/>
          <w:numId w:val="17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输入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task.command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主题；</w:t>
      </w:r>
      <w:r>
        <w:rPr>
          <w:rStyle w:val="a4"/>
          <w:rFonts w:ascii="微软雅黑" w:eastAsia="微软雅黑" w:hAnsi="微软雅黑" w:hint="eastAsia"/>
          <w:color w:val="222222"/>
        </w:rPr>
        <w:t>输出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uav.telemetry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robot.telemetry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device.heartbeat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inspection.alarm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inspection.image.meta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157E6F20" w14:textId="77777777" w:rsidR="008D7DB7" w:rsidRDefault="008D7DB7">
      <w:pPr>
        <w:numPr>
          <w:ilvl w:val="0"/>
          <w:numId w:val="17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关键设计</w:t>
      </w:r>
      <w:r>
        <w:rPr>
          <w:rFonts w:ascii="微软雅黑" w:eastAsia="微软雅黑" w:hAnsi="微软雅黑" w:hint="eastAsia"/>
          <w:color w:val="222222"/>
        </w:rPr>
        <w:t>：以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deviceId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为</w:t>
      </w:r>
      <w:r>
        <w:rPr>
          <w:rFonts w:ascii="微软雅黑" w:eastAsia="微软雅黑" w:hAnsi="微软雅黑" w:hint="eastAsia"/>
          <w:color w:val="222222"/>
        </w:rPr>
        <w:t xml:space="preserve"> Kafka Key </w:t>
      </w:r>
      <w:r>
        <w:rPr>
          <w:rFonts w:ascii="微软雅黑" w:eastAsia="微软雅黑" w:hAnsi="微软雅黑" w:hint="eastAsia"/>
          <w:color w:val="222222"/>
        </w:rPr>
        <w:t>保证同设备消息有序；坐标按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航点插值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高斯噪声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生成，使轨迹在大屏上看是连续运动而非散点；用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@Scheduled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驱动心跳（</w:t>
      </w:r>
      <w:r>
        <w:rPr>
          <w:rFonts w:ascii="微软雅黑" w:eastAsia="微软雅黑" w:hAnsi="微软雅黑" w:hint="eastAsia"/>
          <w:color w:val="222222"/>
        </w:rPr>
        <w:t>5 s</w:t>
      </w:r>
      <w:r>
        <w:rPr>
          <w:rFonts w:ascii="微软雅黑" w:eastAsia="微软雅黑" w:hAnsi="微软雅黑" w:hint="eastAsia"/>
          <w:color w:val="222222"/>
        </w:rPr>
        <w:t>）与遥测（</w:t>
      </w:r>
      <w:r>
        <w:rPr>
          <w:rFonts w:ascii="微软雅黑" w:eastAsia="微软雅黑" w:hAnsi="微软雅黑" w:hint="eastAsia"/>
          <w:color w:val="222222"/>
        </w:rPr>
        <w:t>2 s</w:t>
      </w:r>
      <w:r>
        <w:rPr>
          <w:rFonts w:ascii="微软雅黑" w:eastAsia="微软雅黑" w:hAnsi="微软雅黑" w:hint="eastAsia"/>
          <w:color w:val="222222"/>
        </w:rPr>
        <w:t>）两个独立节奏。</w:t>
      </w:r>
    </w:p>
    <w:p w14:paraId="2E79E416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4.4.2 </w:t>
      </w:r>
      <w:r>
        <w:rPr>
          <w:rFonts w:ascii="微软雅黑" w:eastAsia="微软雅黑" w:hAnsi="微软雅黑" w:hint="eastAsia"/>
          <w:color w:val="222222"/>
        </w:rPr>
        <w:t>消息中间件接入模块（</w:t>
      </w:r>
      <w:r>
        <w:rPr>
          <w:rFonts w:ascii="微软雅黑" w:eastAsia="微软雅黑" w:hAnsi="微软雅黑" w:hint="eastAsia"/>
          <w:color w:val="222222"/>
        </w:rPr>
        <w:t>messaging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152FE215" w14:textId="77777777" w:rsidR="008D7DB7" w:rsidRDefault="008D7DB7">
      <w:pPr>
        <w:numPr>
          <w:ilvl w:val="0"/>
          <w:numId w:val="18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职责</w:t>
      </w:r>
      <w:r>
        <w:rPr>
          <w:rFonts w:ascii="微软雅黑" w:eastAsia="微软雅黑" w:hAnsi="微软雅黑" w:hint="eastAsia"/>
          <w:color w:val="222222"/>
        </w:rPr>
        <w:t>：统一封装生产与消费，隔离</w:t>
      </w:r>
      <w:r>
        <w:rPr>
          <w:rFonts w:ascii="微软雅黑" w:eastAsia="微软雅黑" w:hAnsi="微软雅黑" w:hint="eastAsia"/>
          <w:color w:val="222222"/>
        </w:rPr>
        <w:t xml:space="preserve"> Kafka </w:t>
      </w:r>
      <w:r>
        <w:rPr>
          <w:rFonts w:ascii="微软雅黑" w:eastAsia="微软雅黑" w:hAnsi="微软雅黑" w:hint="eastAsia"/>
          <w:color w:val="222222"/>
        </w:rPr>
        <w:t>细节，使业务代码不感知底层。</w:t>
      </w:r>
    </w:p>
    <w:p w14:paraId="6900FB0B" w14:textId="77777777" w:rsidR="008D7DB7" w:rsidRDefault="008D7DB7">
      <w:pPr>
        <w:numPr>
          <w:ilvl w:val="0"/>
          <w:numId w:val="18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构成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TopicConst</w:t>
      </w:r>
      <w:r>
        <w:rPr>
          <w:rFonts w:ascii="微软雅黑" w:eastAsia="微软雅黑" w:hAnsi="微软雅黑" w:hint="eastAsia"/>
          <w:color w:val="222222"/>
        </w:rPr>
        <w:t>（主题与消费组常量）、</w:t>
      </w:r>
      <w:r>
        <w:rPr>
          <w:rStyle w:val="HTML"/>
          <w:rFonts w:hint="eastAsia"/>
          <w:color w:val="222222"/>
        </w:rPr>
        <w:t>MessageProducer</w:t>
      </w:r>
      <w:r>
        <w:rPr>
          <w:rFonts w:ascii="微软雅黑" w:eastAsia="微软雅黑" w:hAnsi="微软雅黑" w:hint="eastAsia"/>
          <w:color w:val="222222"/>
        </w:rPr>
        <w:t>（统一发送入口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发送结果日志）、</w:t>
      </w:r>
      <w:r>
        <w:rPr>
          <w:rStyle w:val="HTML"/>
          <w:rFonts w:hint="eastAsia"/>
          <w:color w:val="222222"/>
        </w:rPr>
        <w:t>AbstractIdempotentConsumer</w:t>
      </w:r>
      <w:r>
        <w:rPr>
          <w:rFonts w:ascii="微软雅黑" w:eastAsia="微软雅黑" w:hAnsi="微软雅黑" w:hint="eastAsia"/>
          <w:color w:val="222222"/>
        </w:rPr>
        <w:t>（幂等与手动提交</w:t>
      </w:r>
      <w:r>
        <w:rPr>
          <w:rFonts w:ascii="微软雅黑" w:eastAsia="微软雅黑" w:hAnsi="微软雅黑" w:hint="eastAsia"/>
          <w:color w:val="222222"/>
        </w:rPr>
        <w:t xml:space="preserve"> offset </w:t>
      </w:r>
      <w:r>
        <w:rPr>
          <w:rFonts w:ascii="微软雅黑" w:eastAsia="微软雅黑" w:hAnsi="微软雅黑" w:hint="eastAsia"/>
          <w:color w:val="222222"/>
        </w:rPr>
        <w:t>的模板基类）、</w:t>
      </w:r>
      <w:r>
        <w:rPr>
          <w:rStyle w:val="HTML"/>
          <w:rFonts w:hint="eastAsia"/>
          <w:color w:val="222222"/>
        </w:rPr>
        <w:t>DlqHandler</w:t>
      </w:r>
      <w:r>
        <w:rPr>
          <w:rFonts w:ascii="微软雅黑" w:eastAsia="微软雅黑" w:hAnsi="微软雅黑" w:hint="eastAsia"/>
          <w:color w:val="222222"/>
        </w:rPr>
        <w:t>（重试超限转死信）。</w:t>
      </w:r>
    </w:p>
    <w:p w14:paraId="65ABD6C5" w14:textId="77777777" w:rsidR="008D7DB7" w:rsidRDefault="008D7DB7">
      <w:pPr>
        <w:numPr>
          <w:ilvl w:val="0"/>
          <w:numId w:val="18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关键设计</w:t>
      </w:r>
      <w:r>
        <w:rPr>
          <w:rFonts w:ascii="微软雅黑" w:eastAsia="微软雅黑" w:hAnsi="微软雅黑" w:hint="eastAsia"/>
          <w:color w:val="222222"/>
        </w:rPr>
        <w:t>：消费端模板方法模式——</w:t>
      </w:r>
      <w:r>
        <w:rPr>
          <w:rStyle w:val="HTML"/>
          <w:rFonts w:hint="eastAsia"/>
          <w:color w:val="222222"/>
        </w:rPr>
        <w:t>handle()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内做业务，</w:t>
      </w:r>
      <w:r>
        <w:rPr>
          <w:rStyle w:val="HTML"/>
          <w:rFonts w:hint="eastAsia"/>
          <w:color w:val="222222"/>
        </w:rPr>
        <w:t>onError()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兜底；统一在业务成功后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ack.acknowledge()</w:t>
      </w:r>
      <w:r>
        <w:rPr>
          <w:rFonts w:ascii="微软雅黑" w:eastAsia="微软雅黑" w:hAnsi="微软雅黑" w:hint="eastAsia"/>
          <w:color w:val="222222"/>
        </w:rPr>
        <w:t>，保证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业务成功才算消费成功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0C5B347D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4.4.3 </w:t>
      </w:r>
      <w:r>
        <w:rPr>
          <w:rFonts w:ascii="微软雅黑" w:eastAsia="微软雅黑" w:hAnsi="微软雅黑" w:hint="eastAsia"/>
          <w:color w:val="222222"/>
        </w:rPr>
        <w:t>业务服务模块（</w:t>
      </w:r>
      <w:r>
        <w:rPr>
          <w:rFonts w:ascii="微软雅黑" w:eastAsia="微软雅黑" w:hAnsi="微软雅黑" w:hint="eastAsia"/>
          <w:color w:val="222222"/>
        </w:rPr>
        <w:t>service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2757"/>
        <w:gridCol w:w="4024"/>
      </w:tblGrid>
      <w:tr w:rsidR="00000000" w14:paraId="7A0F4640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F9489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lastRenderedPageBreak/>
              <w:t>子模块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63D1D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768D1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对外接口</w:t>
            </w:r>
          </w:p>
        </w:tc>
      </w:tr>
      <w:tr w:rsidR="00000000" w14:paraId="11A1505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070D7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设备管理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9C972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注册、心跳维护、状态查询、离线检测定时任务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5E7AF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POST /api/devices/register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GET /api/devices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GET /api/devices/{id}</w:t>
            </w:r>
          </w:p>
        </w:tc>
      </w:tr>
      <w:tr w:rsidR="00000000" w14:paraId="2BEC12F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94134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任务调度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task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B4D71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任务创建、下发指令、状态流转、日志归档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ADA6F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POST /api/tasks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GET /api/tasks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POST /api/tasks/{id}/cancel</w:t>
            </w:r>
          </w:p>
        </w:tc>
      </w:tr>
      <w:tr w:rsidR="00000000" w14:paraId="7940825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9FC25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告警处理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alarm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EFDAD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告警消费落库、复核派单、结论回写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AC979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GET /api/alarms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POST /api/alarms/{id}/review</w:t>
            </w:r>
          </w:p>
        </w:tc>
      </w:tr>
      <w:tr w:rsidR="00000000" w14:paraId="1F9D050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D5925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检索查询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5BA66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封装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组合查询与聚合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0BFAB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POST /api/search/alarms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GET /api/search/stats</w:t>
            </w:r>
          </w:p>
        </w:tc>
      </w:tr>
      <w:tr w:rsidR="00000000" w14:paraId="4F1C45F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D6EE9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文件存储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8C7CF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WebHDFS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上传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下载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列举、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MD5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校验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A2BC3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POST /api/files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GET /api/files/{id}</w:t>
            </w:r>
          </w:p>
        </w:tc>
      </w:tr>
      <w:tr w:rsidR="00000000" w14:paraId="66C89DF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B4862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统计看板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stats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8B5EF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在线率、完成率、趋势聚合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C6C03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GET /api/stats/overview</w:t>
            </w:r>
          </w:p>
        </w:tc>
      </w:tr>
      <w:tr w:rsidR="00000000" w14:paraId="6F58864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6148C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认证鉴权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auth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S88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32B72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登录签发令牌、令牌校验、登出吊销、当前用户查询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A9A62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POST /api/auth/login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GET /api/auth/me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POST /api/auth/logout</w:t>
            </w:r>
          </w:p>
        </w:tc>
      </w:tr>
    </w:tbl>
    <w:p w14:paraId="322436A6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4.4.4 </w:t>
      </w:r>
      <w:r>
        <w:rPr>
          <w:rFonts w:ascii="微软雅黑" w:eastAsia="微软雅黑" w:hAnsi="微软雅黑" w:hint="eastAsia"/>
          <w:color w:val="222222"/>
        </w:rPr>
        <w:t>分布式存储模块（</w:t>
      </w:r>
      <w:r>
        <w:rPr>
          <w:rFonts w:ascii="微软雅黑" w:eastAsia="微软雅黑" w:hAnsi="微软雅黑" w:hint="eastAsia"/>
          <w:color w:val="222222"/>
        </w:rPr>
        <w:t>storage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325144AA" w14:textId="77777777" w:rsidR="008D7DB7" w:rsidRDefault="008D7DB7">
      <w:pPr>
        <w:numPr>
          <w:ilvl w:val="0"/>
          <w:numId w:val="19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职责</w:t>
      </w:r>
      <w:r>
        <w:rPr>
          <w:rFonts w:ascii="微软雅黑" w:eastAsia="微软雅黑" w:hAnsi="微软雅黑" w:hint="eastAsia"/>
          <w:color w:val="222222"/>
        </w:rPr>
        <w:t>：把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文件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与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元数据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两条路径分开处理，对外只暴露元数据查询。</w:t>
      </w:r>
    </w:p>
    <w:p w14:paraId="72C3F6BC" w14:textId="77777777" w:rsidR="008D7DB7" w:rsidRDefault="008D7DB7">
      <w:pPr>
        <w:numPr>
          <w:ilvl w:val="0"/>
          <w:numId w:val="19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构成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HdfsClient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WebHDFS REST </w:t>
      </w:r>
      <w:r>
        <w:rPr>
          <w:rFonts w:ascii="微软雅黑" w:eastAsia="微软雅黑" w:hAnsi="微软雅黑" w:hint="eastAsia"/>
          <w:color w:val="222222"/>
        </w:rPr>
        <w:t>封装，含重定向跟随）、</w:t>
      </w:r>
      <w:r>
        <w:rPr>
          <w:rStyle w:val="HTML"/>
          <w:rFonts w:hint="eastAsia"/>
          <w:color w:val="222222"/>
        </w:rPr>
        <w:t>ImageMetaRepository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PathBuilder</w:t>
      </w:r>
      <w:r>
        <w:rPr>
          <w:rFonts w:ascii="微软雅黑" w:eastAsia="微软雅黑" w:hAnsi="微软雅黑" w:hint="eastAsia"/>
          <w:color w:val="222222"/>
        </w:rPr>
        <w:t>（按日期分区拼路径）、</w:t>
      </w:r>
      <w:r>
        <w:rPr>
          <w:rStyle w:val="HTML"/>
          <w:rFonts w:hint="eastAsia"/>
          <w:color w:val="222222"/>
        </w:rPr>
        <w:t>ChecksumUtil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MD5 </w:t>
      </w:r>
      <w:r>
        <w:rPr>
          <w:rFonts w:ascii="微软雅黑" w:eastAsia="微软雅黑" w:hAnsi="微软雅黑" w:hint="eastAsia"/>
          <w:color w:val="222222"/>
        </w:rPr>
        <w:t>校验）。</w:t>
      </w:r>
    </w:p>
    <w:p w14:paraId="62DD875A" w14:textId="77777777" w:rsidR="008D7DB7" w:rsidRDefault="008D7DB7">
      <w:pPr>
        <w:numPr>
          <w:ilvl w:val="0"/>
          <w:numId w:val="19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路径规范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/inspection/{imageType}/{yyyy}/{MM}/{dd}/{deviceId}/{uuid}.{ext}</w:t>
      </w:r>
      <w:r>
        <w:rPr>
          <w:rFonts w:ascii="微软雅黑" w:eastAsia="微软雅黑" w:hAnsi="微软雅黑" w:hint="eastAsia"/>
          <w:color w:val="222222"/>
        </w:rPr>
        <w:t>，其中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 xml:space="preserve">imageType </w:t>
      </w:r>
      <w:r>
        <w:rPr>
          <w:rStyle w:val="HTML"/>
          <w:rFonts w:hint="eastAsia"/>
          <w:color w:val="222222"/>
        </w:rPr>
        <w:t>∈</w:t>
      </w:r>
      <w:r>
        <w:rPr>
          <w:rStyle w:val="HTML"/>
          <w:rFonts w:hint="eastAsia"/>
          <w:color w:val="222222"/>
        </w:rPr>
        <w:t xml:space="preserve"> {uav_patrol, dog_infrared, alarm_snapshot, manual_review}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Style w:val="HTML"/>
          <w:rFonts w:hint="eastAsia"/>
          <w:color w:val="222222"/>
        </w:rPr>
        <w:t>manual_review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为</w:t>
      </w:r>
      <w:r>
        <w:rPr>
          <w:rFonts w:ascii="微软雅黑" w:eastAsia="微软雅黑" w:hAnsi="微软雅黑" w:hint="eastAsia"/>
          <w:color w:val="222222"/>
        </w:rPr>
        <w:t xml:space="preserve"> S75 </w:t>
      </w:r>
      <w:r>
        <w:rPr>
          <w:rFonts w:ascii="微软雅黑" w:eastAsia="微软雅黑" w:hAnsi="微软雅黑" w:hint="eastAsia"/>
          <w:color w:val="222222"/>
        </w:rPr>
        <w:t>新增：人工复核上传的现场照片）。</w:t>
      </w:r>
    </w:p>
    <w:p w14:paraId="679E67AD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 xml:space="preserve">4.4.5 </w:t>
      </w:r>
      <w:r>
        <w:rPr>
          <w:rFonts w:ascii="微软雅黑" w:eastAsia="微软雅黑" w:hAnsi="微软雅黑" w:hint="eastAsia"/>
          <w:color w:val="222222"/>
        </w:rPr>
        <w:t>检索分析模块（</w:t>
      </w:r>
      <w:r>
        <w:rPr>
          <w:rFonts w:ascii="微软雅黑" w:eastAsia="微软雅黑" w:hAnsi="微软雅黑" w:hint="eastAsia"/>
          <w:color w:val="222222"/>
        </w:rPr>
        <w:t>search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42FC4BD6" w14:textId="77777777" w:rsidR="008D7DB7" w:rsidRDefault="008D7DB7">
      <w:pPr>
        <w:numPr>
          <w:ilvl w:val="0"/>
          <w:numId w:val="20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职责</w:t>
      </w:r>
      <w:r>
        <w:rPr>
          <w:rFonts w:ascii="微软雅黑" w:eastAsia="微软雅黑" w:hAnsi="微软雅黑" w:hint="eastAsia"/>
          <w:color w:val="222222"/>
        </w:rPr>
        <w:t>：把业务查询翻译为</w:t>
      </w:r>
      <w:r>
        <w:rPr>
          <w:rFonts w:ascii="微软雅黑" w:eastAsia="微软雅黑" w:hAnsi="微软雅黑" w:hint="eastAsia"/>
          <w:color w:val="222222"/>
        </w:rPr>
        <w:t xml:space="preserve"> ES DSL</w:t>
      </w:r>
      <w:r>
        <w:rPr>
          <w:rFonts w:ascii="微软雅黑" w:eastAsia="微软雅黑" w:hAnsi="微软雅黑" w:hint="eastAsia"/>
          <w:color w:val="222222"/>
        </w:rPr>
        <w:t>，并把聚合结果整理为前端可直接渲染的结构。</w:t>
      </w:r>
    </w:p>
    <w:p w14:paraId="63F63179" w14:textId="77777777" w:rsidR="008D7DB7" w:rsidRDefault="008D7DB7">
      <w:pPr>
        <w:numPr>
          <w:ilvl w:val="0"/>
          <w:numId w:val="20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构成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AlarmIndexConst</w:t>
      </w:r>
      <w:r>
        <w:rPr>
          <w:rFonts w:ascii="微软雅黑" w:eastAsia="微软雅黑" w:hAnsi="微软雅黑" w:hint="eastAsia"/>
          <w:color w:val="222222"/>
        </w:rPr>
        <w:t>（索引名与字段常量）、</w:t>
      </w:r>
      <w:r>
        <w:rPr>
          <w:rStyle w:val="HTML"/>
          <w:rFonts w:hint="eastAsia"/>
          <w:color w:val="222222"/>
        </w:rPr>
        <w:t>AlarmIndexInitializer</w:t>
      </w:r>
      <w:r>
        <w:rPr>
          <w:rFonts w:ascii="微软雅黑" w:eastAsia="微软雅黑" w:hAnsi="微软雅黑" w:hint="eastAsia"/>
          <w:color w:val="222222"/>
        </w:rPr>
        <w:t>（启动时建索引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显式</w:t>
      </w:r>
      <w:r>
        <w:rPr>
          <w:rFonts w:ascii="微软雅黑" w:eastAsia="微软雅黑" w:hAnsi="微软雅黑" w:hint="eastAsia"/>
          <w:color w:val="222222"/>
        </w:rPr>
        <w:t xml:space="preserve"> mapping + </w:t>
      </w:r>
      <w:r>
        <w:rPr>
          <w:rFonts w:ascii="微软雅黑" w:eastAsia="微软雅黑" w:hAnsi="微软雅黑" w:hint="eastAsia"/>
          <w:color w:val="222222"/>
        </w:rPr>
        <w:t>幂等）、</w:t>
      </w:r>
      <w:r>
        <w:rPr>
          <w:rStyle w:val="HTML"/>
          <w:rFonts w:hint="eastAsia"/>
          <w:color w:val="222222"/>
        </w:rPr>
        <w:t>AlarmSearchService</w:t>
      </w:r>
      <w:r>
        <w:rPr>
          <w:rFonts w:ascii="微软雅黑" w:eastAsia="微软雅黑" w:hAnsi="微软雅黑" w:hint="eastAsia"/>
          <w:color w:val="222222"/>
        </w:rPr>
        <w:t>（组合条件查询）、</w:t>
      </w:r>
      <w:r>
        <w:rPr>
          <w:rStyle w:val="HTML"/>
          <w:rFonts w:hint="eastAsia"/>
          <w:color w:val="222222"/>
        </w:rPr>
        <w:t>AlarmStatsService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terms / date_histogram </w:t>
      </w:r>
      <w:r>
        <w:rPr>
          <w:rFonts w:ascii="微软雅黑" w:eastAsia="微软雅黑" w:hAnsi="微软雅黑" w:hint="eastAsia"/>
          <w:color w:val="222222"/>
        </w:rPr>
        <w:t>聚合）。</w:t>
      </w:r>
    </w:p>
    <w:p w14:paraId="76D4DBE6" w14:textId="77777777" w:rsidR="008D7DB7" w:rsidRDefault="008D7DB7">
      <w:pPr>
        <w:numPr>
          <w:ilvl w:val="0"/>
          <w:numId w:val="20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关键设计</w:t>
      </w:r>
      <w:r>
        <w:rPr>
          <w:rFonts w:ascii="微软雅黑" w:eastAsia="微软雅黑" w:hAnsi="微软雅黑" w:hint="eastAsia"/>
          <w:color w:val="222222"/>
        </w:rPr>
        <w:t>：索引名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inspection_alarm_v1</w:t>
      </w:r>
      <w:r>
        <w:rPr>
          <w:rFonts w:ascii="微软雅黑" w:eastAsia="微软雅黑" w:hAnsi="微软雅黑" w:hint="eastAsia"/>
          <w:color w:val="222222"/>
        </w:rPr>
        <w:t>（带版本号便于</w:t>
      </w:r>
      <w:r>
        <w:rPr>
          <w:rFonts w:ascii="微软雅黑" w:eastAsia="微软雅黑" w:hAnsi="微软雅黑" w:hint="eastAsia"/>
          <w:color w:val="222222"/>
        </w:rPr>
        <w:t xml:space="preserve"> mapping </w:t>
      </w:r>
      <w:r>
        <w:rPr>
          <w:rFonts w:ascii="微软雅黑" w:eastAsia="微软雅黑" w:hAnsi="微软雅黑" w:hint="eastAsia"/>
          <w:color w:val="222222"/>
        </w:rPr>
        <w:t>变更时重建）；查询统一走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bool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组合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Style w:val="HTML"/>
          <w:rFonts w:hint="eastAsia"/>
          <w:color w:val="222222"/>
        </w:rPr>
        <w:t>geo_distance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过滤器；聚合结果按前端图表结构返回，避免前端处理</w:t>
      </w:r>
      <w:r>
        <w:rPr>
          <w:rFonts w:ascii="微软雅黑" w:eastAsia="微软雅黑" w:hAnsi="微软雅黑" w:hint="eastAsia"/>
          <w:color w:val="222222"/>
        </w:rPr>
        <w:t xml:space="preserve"> ES </w:t>
      </w:r>
      <w:r>
        <w:rPr>
          <w:rFonts w:ascii="微软雅黑" w:eastAsia="微软雅黑" w:hAnsi="微软雅黑" w:hint="eastAsia"/>
          <w:color w:val="222222"/>
        </w:rPr>
        <w:t>原始响应。</w:t>
      </w:r>
    </w:p>
    <w:p w14:paraId="5F050ACD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4.4.6 Nginx </w:t>
      </w:r>
      <w:r>
        <w:rPr>
          <w:rFonts w:ascii="微软雅黑" w:eastAsia="微软雅黑" w:hAnsi="微软雅黑" w:hint="eastAsia"/>
          <w:color w:val="222222"/>
        </w:rPr>
        <w:t>网关模块（</w:t>
      </w:r>
      <w:r>
        <w:rPr>
          <w:rFonts w:ascii="微软雅黑" w:eastAsia="微软雅黑" w:hAnsi="微软雅黑" w:hint="eastAsia"/>
          <w:color w:val="222222"/>
        </w:rPr>
        <w:t>gateway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5F7C4B3D" w14:textId="77777777" w:rsidR="008D7DB7" w:rsidRDefault="008D7DB7">
      <w:pPr>
        <w:numPr>
          <w:ilvl w:val="0"/>
          <w:numId w:val="2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职责</w:t>
      </w:r>
      <w:r>
        <w:rPr>
          <w:rFonts w:ascii="微软雅黑" w:eastAsia="微软雅黑" w:hAnsi="微软雅黑" w:hint="eastAsia"/>
          <w:color w:val="222222"/>
        </w:rPr>
        <w:t>：唯一入口、负载均衡、限流、静态托管、安全基础配置。</w:t>
      </w:r>
    </w:p>
    <w:p w14:paraId="3E5F4B29" w14:textId="77777777" w:rsidR="008D7DB7" w:rsidRDefault="008D7DB7">
      <w:pPr>
        <w:numPr>
          <w:ilvl w:val="0"/>
          <w:numId w:val="2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构成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nginx.conf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Style w:val="HTML"/>
          <w:rFonts w:hint="eastAsia"/>
          <w:color w:val="222222"/>
        </w:rPr>
        <w:t>conf.d/inspection.conf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4.6 </w:t>
      </w:r>
      <w:r>
        <w:rPr>
          <w:rFonts w:ascii="微软雅黑" w:eastAsia="微软雅黑" w:hAnsi="微软雅黑" w:hint="eastAsia"/>
          <w:color w:val="222222"/>
        </w:rPr>
        <w:t>节与</w:t>
      </w:r>
      <w:r>
        <w:rPr>
          <w:rFonts w:ascii="微软雅黑" w:eastAsia="微软雅黑" w:hAnsi="微软雅黑" w:hint="eastAsia"/>
          <w:color w:val="222222"/>
        </w:rPr>
        <w:t xml:space="preserve"> 5.2.6 </w:t>
      </w:r>
      <w:r>
        <w:rPr>
          <w:rFonts w:ascii="微软雅黑" w:eastAsia="微软雅黑" w:hAnsi="微软雅黑" w:hint="eastAsia"/>
          <w:color w:val="222222"/>
        </w:rPr>
        <w:t>节给出全文）。</w:t>
      </w:r>
    </w:p>
    <w:p w14:paraId="68D3423A" w14:textId="77777777" w:rsidR="008D7DB7" w:rsidRDefault="008D7DB7">
      <w:pPr>
        <w:numPr>
          <w:ilvl w:val="0"/>
          <w:numId w:val="2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关键设计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upstream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双实例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Style w:val="HTML"/>
          <w:rFonts w:hint="eastAsia"/>
          <w:color w:val="222222"/>
        </w:rPr>
        <w:t>least_conn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Style w:val="HTML"/>
          <w:rFonts w:hint="eastAsia"/>
          <w:color w:val="222222"/>
        </w:rPr>
        <w:t>/api/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转发后端、</w:t>
      </w:r>
      <w:r>
        <w:rPr>
          <w:rStyle w:val="HTML"/>
          <w:rFonts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托管前端、</w:t>
      </w:r>
      <w:r>
        <w:rPr>
          <w:rStyle w:val="HTML"/>
          <w:rFonts w:hint="eastAsia"/>
          <w:color w:val="222222"/>
        </w:rPr>
        <w:t>/kibana/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代理</w:t>
      </w:r>
      <w:r>
        <w:rPr>
          <w:rFonts w:ascii="微软雅黑" w:eastAsia="微软雅黑" w:hAnsi="微软雅黑" w:hint="eastAsia"/>
          <w:color w:val="222222"/>
        </w:rPr>
        <w:t xml:space="preserve"> Kibana</w:t>
      </w:r>
      <w:r>
        <w:rPr>
          <w:rFonts w:ascii="微软雅黑" w:eastAsia="微软雅黑" w:hAnsi="微软雅黑" w:hint="eastAsia"/>
          <w:color w:val="222222"/>
        </w:rPr>
        <w:t>；响应头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X-Backend-Instance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用于</w:t>
      </w:r>
      <w:r>
        <w:rPr>
          <w:rStyle w:val="a4"/>
          <w:rFonts w:ascii="微软雅黑" w:eastAsia="微软雅黑" w:hAnsi="微软雅黑" w:hint="eastAsia"/>
          <w:color w:val="222222"/>
        </w:rPr>
        <w:t>可视化演示负载均衡确实生效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0BA09F36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4.4.7 Web </w:t>
      </w:r>
      <w:r>
        <w:rPr>
          <w:rFonts w:ascii="微软雅黑" w:eastAsia="微软雅黑" w:hAnsi="微软雅黑" w:hint="eastAsia"/>
          <w:color w:val="222222"/>
        </w:rPr>
        <w:t>可视化前端模块（</w:t>
      </w:r>
      <w:r>
        <w:rPr>
          <w:rFonts w:ascii="微软雅黑" w:eastAsia="微软雅黑" w:hAnsi="微软雅黑" w:hint="eastAsia"/>
          <w:color w:val="222222"/>
        </w:rPr>
        <w:t>web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2C08A2ED" w14:textId="77777777" w:rsidR="008D7DB7" w:rsidRDefault="008D7DB7">
      <w:pPr>
        <w:numPr>
          <w:ilvl w:val="0"/>
          <w:numId w:val="22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职责</w:t>
      </w:r>
      <w:r>
        <w:rPr>
          <w:rFonts w:ascii="微软雅黑" w:eastAsia="微软雅黑" w:hAnsi="微软雅黑" w:hint="eastAsia"/>
          <w:color w:val="222222"/>
        </w:rPr>
        <w:t>：业务操作与数据呈现。</w:t>
      </w:r>
    </w:p>
    <w:p w14:paraId="625F1C70" w14:textId="77777777" w:rsidR="008D7DB7" w:rsidRDefault="008D7DB7">
      <w:pPr>
        <w:numPr>
          <w:ilvl w:val="0"/>
          <w:numId w:val="22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页面与路由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/overview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设备地图总览、</w:t>
      </w:r>
      <w:r>
        <w:rPr>
          <w:rStyle w:val="HTML"/>
          <w:rFonts w:hint="eastAsia"/>
          <w:color w:val="222222"/>
        </w:rPr>
        <w:t>/devices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设备台账、</w:t>
      </w:r>
      <w:r>
        <w:rPr>
          <w:rStyle w:val="HTML"/>
          <w:rFonts w:hint="eastAsia"/>
          <w:color w:val="222222"/>
        </w:rPr>
        <w:t>/tasks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任务管理、</w:t>
      </w:r>
      <w:r>
        <w:rPr>
          <w:rStyle w:val="HTML"/>
          <w:rFonts w:hint="eastAsia"/>
          <w:color w:val="222222"/>
        </w:rPr>
        <w:t>/alarms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告警中心、</w:t>
      </w:r>
      <w:r>
        <w:rPr>
          <w:rStyle w:val="HTML"/>
          <w:rFonts w:hint="eastAsia"/>
          <w:color w:val="222222"/>
        </w:rPr>
        <w:t>/stats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统计看板、</w:t>
      </w:r>
      <w:r>
        <w:rPr>
          <w:rStyle w:val="HTML"/>
          <w:rFonts w:hint="eastAsia"/>
          <w:color w:val="222222"/>
        </w:rPr>
        <w:t>/logs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任务日志。</w:t>
      </w:r>
    </w:p>
    <w:p w14:paraId="75D2D352" w14:textId="77777777" w:rsidR="008D7DB7" w:rsidRDefault="008D7DB7">
      <w:pPr>
        <w:numPr>
          <w:ilvl w:val="0"/>
          <w:numId w:val="22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构成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api/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Axios </w:t>
      </w:r>
      <w:r>
        <w:rPr>
          <w:rFonts w:ascii="微软雅黑" w:eastAsia="微软雅黑" w:hAnsi="微软雅黑" w:hint="eastAsia"/>
          <w:color w:val="222222"/>
        </w:rPr>
        <w:t>封装，统一</w:t>
      </w:r>
      <w:r>
        <w:rPr>
          <w:rFonts w:ascii="微软雅黑" w:eastAsia="微软雅黑" w:hAnsi="微软雅黑" w:hint="eastAsia"/>
          <w:color w:val="222222"/>
        </w:rPr>
        <w:t xml:space="preserve"> baseURL </w:t>
      </w:r>
      <w:r>
        <w:rPr>
          <w:rStyle w:val="HTML"/>
          <w:rFonts w:hint="eastAsia"/>
          <w:color w:val="222222"/>
        </w:rPr>
        <w:t>/api</w:t>
      </w:r>
      <w:r>
        <w:rPr>
          <w:rFonts w:ascii="微软雅黑" w:eastAsia="微软雅黑" w:hAnsi="微软雅黑" w:hint="eastAsia"/>
          <w:color w:val="222222"/>
        </w:rPr>
        <w:t>、统一错误提示）、</w:t>
      </w:r>
      <w:r>
        <w:rPr>
          <w:rStyle w:val="HTML"/>
          <w:rFonts w:hint="eastAsia"/>
          <w:color w:val="222222"/>
        </w:rPr>
        <w:t>components/DeviceMap.vue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Leaflet </w:t>
      </w:r>
      <w:r>
        <w:rPr>
          <w:rFonts w:ascii="微软雅黑" w:eastAsia="微软雅黑" w:hAnsi="微软雅黑" w:hint="eastAsia"/>
          <w:color w:val="222222"/>
        </w:rPr>
        <w:t>地图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设备图标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告警点）、</w:t>
      </w:r>
      <w:r>
        <w:rPr>
          <w:rStyle w:val="HTML"/>
          <w:rFonts w:hint="eastAsia"/>
          <w:color w:val="222222"/>
        </w:rPr>
        <w:t>components/AlarmTable.vue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views/*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store/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Pinia </w:t>
      </w:r>
      <w:r>
        <w:rPr>
          <w:rFonts w:ascii="微软雅黑" w:eastAsia="微软雅黑" w:hAnsi="微软雅黑" w:hint="eastAsia"/>
          <w:color w:val="222222"/>
        </w:rPr>
        <w:t>状态）。</w:t>
      </w:r>
    </w:p>
    <w:p w14:paraId="3401DA70" w14:textId="77777777" w:rsidR="008D7DB7" w:rsidRDefault="008D7DB7">
      <w:pPr>
        <w:numPr>
          <w:ilvl w:val="0"/>
          <w:numId w:val="22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关键设计</w:t>
      </w:r>
      <w:r>
        <w:rPr>
          <w:rFonts w:ascii="微软雅黑" w:eastAsia="微软雅黑" w:hAnsi="微软雅黑" w:hint="eastAsia"/>
          <w:color w:val="222222"/>
        </w:rPr>
        <w:t>：所有请求走相对路径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/api</w:t>
      </w:r>
      <w:r>
        <w:rPr>
          <w:rFonts w:ascii="微软雅黑" w:eastAsia="微软雅黑" w:hAnsi="微软雅黑" w:hint="eastAsia"/>
          <w:color w:val="222222"/>
        </w:rPr>
        <w:t>，由</w:t>
      </w:r>
      <w:r>
        <w:rPr>
          <w:rFonts w:ascii="微软雅黑" w:eastAsia="微软雅黑" w:hAnsi="微软雅黑" w:hint="eastAsia"/>
          <w:color w:val="222222"/>
        </w:rPr>
        <w:t xml:space="preserve"> Nginx </w:t>
      </w:r>
      <w:r>
        <w:rPr>
          <w:rFonts w:ascii="微软雅黑" w:eastAsia="微软雅黑" w:hAnsi="微软雅黑" w:hint="eastAsia"/>
          <w:color w:val="222222"/>
        </w:rPr>
        <w:t>转发，</w:t>
      </w:r>
      <w:r>
        <w:rPr>
          <w:rStyle w:val="a4"/>
          <w:rFonts w:ascii="微软雅黑" w:eastAsia="微软雅黑" w:hAnsi="微软雅黑" w:hint="eastAsia"/>
          <w:color w:val="222222"/>
        </w:rPr>
        <w:t>前端不感知后端地址与实例数</w:t>
      </w:r>
      <w:r>
        <w:rPr>
          <w:rFonts w:ascii="微软雅黑" w:eastAsia="微软雅黑" w:hAnsi="微软雅黑" w:hint="eastAsia"/>
          <w:color w:val="222222"/>
        </w:rPr>
        <w:t>；实时性采用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轮询</w:t>
      </w:r>
      <w:r>
        <w:rPr>
          <w:rFonts w:ascii="微软雅黑" w:eastAsia="微软雅黑" w:hAnsi="微软雅黑" w:hint="eastAsia"/>
          <w:color w:val="222222"/>
        </w:rPr>
        <w:t xml:space="preserve"> 3 s + </w:t>
      </w:r>
      <w:r>
        <w:rPr>
          <w:rFonts w:ascii="微软雅黑" w:eastAsia="微软雅黑" w:hAnsi="微软雅黑" w:hint="eastAsia"/>
          <w:color w:val="222222"/>
        </w:rPr>
        <w:t>可选</w:t>
      </w:r>
      <w:r>
        <w:rPr>
          <w:rFonts w:ascii="微软雅黑" w:eastAsia="微软雅黑" w:hAnsi="微软雅黑" w:hint="eastAsia"/>
          <w:color w:val="222222"/>
        </w:rPr>
        <w:t xml:space="preserve"> WebSocket </w:t>
      </w:r>
      <w:r>
        <w:rPr>
          <w:rFonts w:ascii="微软雅黑" w:eastAsia="微软雅黑" w:hAnsi="微软雅黑" w:hint="eastAsia"/>
          <w:color w:val="222222"/>
        </w:rPr>
        <w:t>推送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两档策略，先保证可用再优化。</w:t>
      </w:r>
    </w:p>
    <w:p w14:paraId="4625D906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4.5 </w:t>
      </w:r>
      <w:r>
        <w:rPr>
          <w:rFonts w:ascii="微软雅黑" w:eastAsia="微软雅黑" w:hAnsi="微软雅黑" w:hint="eastAsia"/>
          <w:color w:val="222222"/>
        </w:rPr>
        <w:t>数据库设计</w:t>
      </w:r>
    </w:p>
    <w:p w14:paraId="350388F5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4.5.1 MongoDB </w:t>
      </w:r>
      <w:r>
        <w:rPr>
          <w:rFonts w:ascii="微软雅黑" w:eastAsia="微软雅黑" w:hAnsi="微软雅黑" w:hint="eastAsia"/>
          <w:color w:val="222222"/>
        </w:rPr>
        <w:t>集合设计</w:t>
      </w:r>
    </w:p>
    <w:p w14:paraId="63A9E74F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集合总览（表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4-1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440"/>
        <w:gridCol w:w="1126"/>
        <w:gridCol w:w="1125"/>
      </w:tblGrid>
      <w:tr w:rsidR="00000000" w14:paraId="41CCCCDE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1BA66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lastRenderedPageBreak/>
              <w:t>集合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CB9C0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用途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2E885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预估量级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3282B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保留策略</w:t>
            </w:r>
          </w:p>
        </w:tc>
      </w:tr>
      <w:tr w:rsidR="00000000" w14:paraId="67E007F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DC313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582F1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设备台账与当前状态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14779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十级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3C2EE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永久</w:t>
            </w:r>
          </w:p>
        </w:tc>
      </w:tr>
      <w:tr w:rsidR="00000000" w14:paraId="7C0910C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9F7E5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device_status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BE3B4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遥测与心跳历史（时序）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F5CA3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百万级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5AB61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TTL 30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天</w:t>
            </w:r>
          </w:p>
        </w:tc>
      </w:tr>
      <w:tr w:rsidR="00000000" w14:paraId="75DCC2C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D4D25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task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965B2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巡检任务定义与状态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33B13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千级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21CDB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永久</w:t>
            </w:r>
          </w:p>
        </w:tc>
      </w:tr>
      <w:tr w:rsidR="00000000" w14:paraId="1DB5894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2A724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alarm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6F5AB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告警事件与复核结论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F83CE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万级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445D2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永久</w:t>
            </w:r>
          </w:p>
        </w:tc>
      </w:tr>
      <w:tr w:rsidR="00000000" w14:paraId="26562DA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60AE9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image_meta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17382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影像元数据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D2848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十万级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328CF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永久</w:t>
            </w:r>
          </w:p>
        </w:tc>
      </w:tr>
      <w:tr w:rsidR="00000000" w14:paraId="3D5F06D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23392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task_log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54C8A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任务执行日志（加分项）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A200E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十万级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08DEF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TTL 90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天</w:t>
            </w:r>
          </w:p>
        </w:tc>
      </w:tr>
    </w:tbl>
    <w:p w14:paraId="01966723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1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Style w:val="HTML"/>
          <w:rFonts w:hint="eastAsia"/>
          <w:b/>
          <w:bCs/>
          <w:color w:val="222222"/>
        </w:rPr>
        <w:t>device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设备台账</w:t>
      </w:r>
    </w:p>
    <w:p w14:paraId="01FF54F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{</w:t>
      </w:r>
    </w:p>
    <w:p w14:paraId="3B6AC0B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"_id": ObjectId("..."),</w:t>
      </w:r>
    </w:p>
    <w:p w14:paraId="096F70E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"deviceId": "UAV-001",</w:t>
      </w:r>
    </w:p>
    <w:p w14:paraId="134A047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"deviceType": "</w:t>
      </w:r>
      <w:r>
        <w:rPr>
          <w:rStyle w:val="HTML"/>
          <w:rFonts w:hint="eastAsia"/>
          <w:color w:val="222222"/>
        </w:rPr>
        <w:t>UAV",</w:t>
      </w:r>
    </w:p>
    <w:p w14:paraId="199905F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"model": "SimUAV-X1",</w:t>
      </w:r>
    </w:p>
    <w:p w14:paraId="1E86C74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"firmware": "1.2.0",</w:t>
      </w:r>
    </w:p>
    <w:p w14:paraId="33987E0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"status": "ONLINE",</w:t>
      </w:r>
    </w:p>
    <w:p w14:paraId="7C27E76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"battery": 87,</w:t>
      </w:r>
    </w:p>
    <w:p w14:paraId="21E6175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"location": { "type": "Point", "coordinates": [116.397428, 39.90923] },</w:t>
      </w:r>
    </w:p>
    <w:p w14:paraId="131B31D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"currentTaskId": "TASK-20260908-0001",</w:t>
      </w:r>
    </w:p>
    <w:p w14:paraId="1552C90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"registerTime": ISODate("2026-09-08T09:00:00Z"),</w:t>
      </w:r>
    </w:p>
    <w:p w14:paraId="23F73B4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"lastHeartbeat": ISODate("2026-09-08T10:12:05Z"),</w:t>
      </w:r>
    </w:p>
    <w:p w14:paraId="5EA9166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"enabled": true,</w:t>
      </w:r>
    </w:p>
    <w:p w14:paraId="17CDA64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"ext": { "maxSpeed": 15.0, "sensors": ["camera", "gps"] }</w:t>
      </w:r>
    </w:p>
    <w:p w14:paraId="47705CA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3C9FB70E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无人机与机器狗的差异字段统一收敛到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ext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子文档，</w:t>
      </w:r>
      <w:r>
        <w:rPr>
          <w:rStyle w:val="a4"/>
          <w:rFonts w:ascii="微软雅黑" w:eastAsia="微软雅黑" w:hAnsi="微软雅黑" w:hint="eastAsia"/>
          <w:color w:val="222222"/>
        </w:rPr>
        <w:t>避免为两类设备建两套集合</w:t>
      </w:r>
      <w:r>
        <w:rPr>
          <w:rFonts w:ascii="微软雅黑" w:eastAsia="微软雅黑" w:hAnsi="微软雅黑" w:hint="eastAsia"/>
          <w:color w:val="222222"/>
        </w:rPr>
        <w:t>——这是文档模型的直接收益，也是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新增设备类型不改表结构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3.3 </w:t>
      </w:r>
      <w:r>
        <w:rPr>
          <w:rFonts w:ascii="微软雅黑" w:eastAsia="微软雅黑" w:hAnsi="微软雅黑" w:hint="eastAsia"/>
          <w:color w:val="222222"/>
        </w:rPr>
        <w:t>节可扩展性）的具体实现。</w:t>
      </w:r>
    </w:p>
    <w:p w14:paraId="563E70FF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索引：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410"/>
        <w:gridCol w:w="960"/>
        <w:gridCol w:w="2840"/>
      </w:tblGrid>
      <w:tr w:rsidR="00000000" w14:paraId="0A5B5C74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81C97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lastRenderedPageBreak/>
              <w:t>索引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1ACA7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D6618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68E66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用途</w:t>
            </w:r>
          </w:p>
        </w:tc>
      </w:tr>
      <w:tr w:rsidR="00000000" w14:paraId="4D292D3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F6849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idx_deviceId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4A56E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deviceId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F483B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6D7B8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注册幂等、按编号查询</w:t>
            </w:r>
          </w:p>
        </w:tc>
      </w:tr>
      <w:tr w:rsidR="00000000" w14:paraId="6332BBA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B910F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idx_status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CBC59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681C1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普通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0B010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在线列表筛选</w:t>
            </w:r>
          </w:p>
        </w:tc>
      </w:tr>
      <w:tr w:rsidR="00000000" w14:paraId="5C7DFF2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57227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idx_geo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D2B6D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location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BCBD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2dsphere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B72E7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就近派单（选最近的机器狗）</w:t>
            </w:r>
          </w:p>
        </w:tc>
      </w:tr>
      <w:tr w:rsidR="00000000" w14:paraId="75914DE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B2E51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idx_heartbeat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0BA6B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lastHeartbeat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07313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普通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F6EA9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离线检测定时扫描</w:t>
            </w:r>
          </w:p>
        </w:tc>
      </w:tr>
    </w:tbl>
    <w:p w14:paraId="6266B4F1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2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Style w:val="HTML"/>
          <w:rFonts w:hint="eastAsia"/>
          <w:b/>
          <w:bCs/>
          <w:color w:val="222222"/>
        </w:rPr>
        <w:t>device_status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遥测时序</w:t>
      </w:r>
    </w:p>
    <w:p w14:paraId="19385E8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{</w:t>
      </w:r>
    </w:p>
    <w:p w14:paraId="228F979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"deviceId": "ROBOT-001",</w:t>
      </w:r>
    </w:p>
    <w:p w14:paraId="79B681C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"deviceType": "ROBOT_DOG",</w:t>
      </w:r>
    </w:p>
    <w:p w14:paraId="699E4D1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"ts": ISODate("2026-09-08T10:12:02Z"),</w:t>
      </w:r>
    </w:p>
    <w:p w14:paraId="78FF7CF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"battery": 64,</w:t>
      </w:r>
    </w:p>
    <w:p w14:paraId="7C6ABA6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"location": { "type": "Point", "coordinates": [116.397500, 39.909300] },</w:t>
      </w:r>
    </w:p>
    <w:p w14:paraId="257D8F6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"payload": {</w:t>
      </w:r>
    </w:p>
    <w:p w14:paraId="5CF4479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"speed": 1.2,</w:t>
      </w:r>
    </w:p>
    <w:p w14:paraId="226BB43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"irMaxTemp": 48.6,</w:t>
      </w:r>
    </w:p>
    <w:p w14:paraId="18ED709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"ambientTemp": 26.1,</w:t>
      </w:r>
    </w:p>
    <w:p w14:paraId="6804CC5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"humidity": 55.2,</w:t>
      </w:r>
    </w:p>
    <w:p w14:paraId="1B20C32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"smoke": 0.02,</w:t>
      </w:r>
    </w:p>
    <w:p w14:paraId="52EBB84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"gas": 0.01</w:t>
      </w:r>
    </w:p>
    <w:p w14:paraId="3809B1C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}</w:t>
      </w:r>
    </w:p>
    <w:p w14:paraId="66F69A7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1D902896" w14:textId="77777777" w:rsidR="008D7DB7" w:rsidRDefault="008D7DB7">
      <w:pPr>
        <w:numPr>
          <w:ilvl w:val="0"/>
          <w:numId w:val="2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复合索引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{deviceId:1, ts:-1}</w:t>
      </w:r>
      <w:r>
        <w:rPr>
          <w:rFonts w:ascii="微软雅黑" w:eastAsia="微软雅黑" w:hAnsi="微软雅黑" w:hint="eastAsia"/>
          <w:color w:val="222222"/>
        </w:rPr>
        <w:t>：支撑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某设备最近</w:t>
      </w:r>
      <w:r>
        <w:rPr>
          <w:rFonts w:ascii="微软雅黑" w:eastAsia="微软雅黑" w:hAnsi="微软雅黑" w:hint="eastAsia"/>
          <w:color w:val="222222"/>
        </w:rPr>
        <w:t xml:space="preserve"> N </w:t>
      </w:r>
      <w:r>
        <w:rPr>
          <w:rFonts w:ascii="微软雅黑" w:eastAsia="微软雅黑" w:hAnsi="微软雅黑" w:hint="eastAsia"/>
          <w:color w:val="222222"/>
        </w:rPr>
        <w:t>条轨迹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查询。</w:t>
      </w:r>
    </w:p>
    <w:p w14:paraId="3E71D12B" w14:textId="77777777" w:rsidR="008D7DB7" w:rsidRDefault="008D7DB7">
      <w:pPr>
        <w:numPr>
          <w:ilvl w:val="0"/>
          <w:numId w:val="2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TTL </w:t>
      </w:r>
      <w:r>
        <w:rPr>
          <w:rFonts w:ascii="微软雅黑" w:eastAsia="微软雅黑" w:hAnsi="微软雅黑" w:hint="eastAsia"/>
          <w:color w:val="222222"/>
        </w:rPr>
        <w:t>索引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{ts:1}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Style w:val="HTML"/>
          <w:rFonts w:hint="eastAsia"/>
          <w:color w:val="222222"/>
        </w:rPr>
        <w:t>expireAfterSeconds: 2592000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30 </w:t>
      </w:r>
      <w:r>
        <w:rPr>
          <w:rFonts w:ascii="微软雅黑" w:eastAsia="微软雅黑" w:hAnsi="微软雅黑" w:hint="eastAsia"/>
          <w:color w:val="222222"/>
        </w:rPr>
        <w:t>天）。</w:t>
      </w:r>
    </w:p>
    <w:p w14:paraId="2F722DD2" w14:textId="77777777" w:rsidR="008D7DB7" w:rsidRDefault="008D7DB7">
      <w:pPr>
        <w:numPr>
          <w:ilvl w:val="0"/>
          <w:numId w:val="2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写入采用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b/>
          <w:bCs/>
          <w:color w:val="222222"/>
        </w:rPr>
        <w:t>insertMany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批量提交</w:t>
      </w:r>
      <w:r>
        <w:rPr>
          <w:rFonts w:ascii="微软雅黑" w:eastAsia="微软雅黑" w:hAnsi="微软雅黑" w:hint="eastAsia"/>
          <w:color w:val="222222"/>
        </w:rPr>
        <w:t>，不逐条写；此集合</w:t>
      </w:r>
      <w:r>
        <w:rPr>
          <w:rStyle w:val="a4"/>
          <w:rFonts w:ascii="微软雅黑" w:eastAsia="微软雅黑" w:hAnsi="微软雅黑" w:hint="eastAsia"/>
          <w:color w:val="222222"/>
        </w:rPr>
        <w:t>不建多余索引</w:t>
      </w:r>
      <w:r>
        <w:rPr>
          <w:rFonts w:ascii="微软雅黑" w:eastAsia="微软雅黑" w:hAnsi="微软雅黑" w:hint="eastAsia"/>
          <w:color w:val="222222"/>
        </w:rPr>
        <w:t>以保写入吞吐。</w:t>
      </w:r>
    </w:p>
    <w:p w14:paraId="4A54AAE7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3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Style w:val="HTML"/>
          <w:rFonts w:hint="eastAsia"/>
          <w:b/>
          <w:bCs/>
          <w:color w:val="222222"/>
        </w:rPr>
        <w:t>task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任务</w:t>
      </w:r>
    </w:p>
    <w:p w14:paraId="2D2D430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{</w:t>
      </w:r>
    </w:p>
    <w:p w14:paraId="3C72091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"taskId": "TASK-20260908-0001",</w:t>
      </w:r>
    </w:p>
    <w:p w14:paraId="7DD46AA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"taskType": "PERIMETER_PATROL",</w:t>
      </w:r>
    </w:p>
    <w:p w14:paraId="590BC58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"priority": 2,</w:t>
      </w:r>
    </w:p>
    <w:p w14:paraId="33A5D5D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"status": "RUNNING",</w:t>
      </w:r>
    </w:p>
    <w:p w14:paraId="7C094E0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"assignee": { "deviceId": "UAV-001", "deviceType": "UAV" },</w:t>
      </w:r>
    </w:p>
    <w:p w14:paraId="0C025F5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"area": { "type": "Polygon", "coordinates": [[[116.396,39.908],[116.399,39.908],[116.399,39.911],[116.396,39.911],[116.396,39.908]]] },</w:t>
      </w:r>
    </w:p>
    <w:p w14:paraId="52108AD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"waypoints": [ { "seq": 1, "lng": 116.397, "lat"</w:t>
      </w:r>
      <w:r>
        <w:rPr>
          <w:rStyle w:val="HTML"/>
          <w:rFonts w:hint="eastAsia"/>
          <w:color w:val="222222"/>
        </w:rPr>
        <w:t>: 39.909 }, { "seq": 2, "lng": 116.398, "lat": 39.910 } ],</w:t>
      </w:r>
    </w:p>
    <w:p w14:paraId="5FABF63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"relatedAlarmId": null,</w:t>
      </w:r>
    </w:p>
    <w:p w14:paraId="63122D3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"creator": "operator01",</w:t>
      </w:r>
    </w:p>
    <w:p w14:paraId="4B5E8E5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"createTime": ISODate("2026-09-08T10:00:00Z"),</w:t>
      </w:r>
    </w:p>
    <w:p w14:paraId="0588AD1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"dispatchTime": ISODate("2026-09-08T10:00:01Z"),</w:t>
      </w:r>
    </w:p>
    <w:p w14:paraId="6765891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"finishTime": null,</w:t>
      </w:r>
    </w:p>
    <w:p w14:paraId="3D48747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"remark": "</w:t>
      </w:r>
      <w:r>
        <w:rPr>
          <w:rStyle w:val="HTML"/>
          <w:rFonts w:hint="eastAsia"/>
          <w:color w:val="222222"/>
        </w:rPr>
        <w:t>夜间周界巡查</w:t>
      </w:r>
      <w:r>
        <w:rPr>
          <w:rStyle w:val="HTML"/>
          <w:rFonts w:hint="eastAsia"/>
          <w:color w:val="222222"/>
        </w:rPr>
        <w:t>"</w:t>
      </w:r>
    </w:p>
    <w:p w14:paraId="1FA80B6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0CC9A3DE" w14:textId="77777777" w:rsidR="008D7DB7" w:rsidRDefault="008D7DB7">
      <w:pPr>
        <w:numPr>
          <w:ilvl w:val="0"/>
          <w:numId w:val="2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HTML"/>
          <w:rFonts w:hint="eastAsia"/>
          <w:color w:val="222222"/>
        </w:rPr>
        <w:t xml:space="preserve">taskType </w:t>
      </w:r>
      <w:r>
        <w:rPr>
          <w:rStyle w:val="HTML"/>
          <w:rFonts w:hint="eastAsia"/>
          <w:color w:val="222222"/>
        </w:rPr>
        <w:t>∈</w:t>
      </w:r>
      <w:r>
        <w:rPr>
          <w:rStyle w:val="HTML"/>
          <w:rFonts w:hint="eastAsia"/>
          <w:color w:val="222222"/>
        </w:rPr>
        <w:t xml:space="preserve"> {PERIMETER_PATROL </w:t>
      </w:r>
      <w:r>
        <w:rPr>
          <w:rStyle w:val="HTML"/>
          <w:rFonts w:hint="eastAsia"/>
          <w:color w:val="222222"/>
        </w:rPr>
        <w:t>周界巡逻</w:t>
      </w:r>
      <w:r>
        <w:rPr>
          <w:rStyle w:val="HTML"/>
          <w:rFonts w:hint="eastAsia"/>
          <w:color w:val="222222"/>
        </w:rPr>
        <w:t xml:space="preserve">, AREA_COVER </w:t>
      </w:r>
      <w:r>
        <w:rPr>
          <w:rStyle w:val="HTML"/>
          <w:rFonts w:hint="eastAsia"/>
          <w:color w:val="222222"/>
        </w:rPr>
        <w:t>区域覆盖</w:t>
      </w:r>
      <w:r>
        <w:rPr>
          <w:rStyle w:val="HTML"/>
          <w:rFonts w:hint="eastAsia"/>
          <w:color w:val="222222"/>
        </w:rPr>
        <w:t xml:space="preserve">, POINT_REVIEW </w:t>
      </w:r>
      <w:r>
        <w:rPr>
          <w:rStyle w:val="HTML"/>
          <w:rFonts w:hint="eastAsia"/>
          <w:color w:val="222222"/>
        </w:rPr>
        <w:t>定点复核</w:t>
      </w:r>
      <w:r>
        <w:rPr>
          <w:rStyle w:val="HTML"/>
          <w:rFonts w:hint="eastAsia"/>
          <w:color w:val="222222"/>
        </w:rPr>
        <w:t xml:space="preserve">, RETURN_HOME </w:t>
      </w:r>
      <w:r>
        <w:rPr>
          <w:rStyle w:val="HTML"/>
          <w:rFonts w:hint="eastAsia"/>
          <w:color w:val="222222"/>
        </w:rPr>
        <w:t>返航</w:t>
      </w:r>
      <w:r>
        <w:rPr>
          <w:rStyle w:val="HTML"/>
          <w:rFonts w:hint="eastAsia"/>
          <w:color w:val="222222"/>
        </w:rPr>
        <w:t>}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2EA03964" w14:textId="77777777" w:rsidR="008D7DB7" w:rsidRDefault="008D7DB7">
      <w:pPr>
        <w:numPr>
          <w:ilvl w:val="0"/>
          <w:numId w:val="2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HTML"/>
          <w:rFonts w:hint="eastAsia"/>
          <w:color w:val="222222"/>
        </w:rPr>
        <w:t xml:space="preserve">status </w:t>
      </w:r>
      <w:r>
        <w:rPr>
          <w:rStyle w:val="HTML"/>
          <w:rFonts w:hint="eastAsia"/>
          <w:color w:val="222222"/>
        </w:rPr>
        <w:t>∈</w:t>
      </w:r>
      <w:r>
        <w:rPr>
          <w:rStyle w:val="HTML"/>
          <w:rFonts w:hint="eastAsia"/>
          <w:color w:val="222222"/>
        </w:rPr>
        <w:t xml:space="preserve"> {CREATED, DISPATCHED, RUNNING, DONE, FAILED, CANCELLED}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53C67E94" w14:textId="77777777" w:rsidR="008D7DB7" w:rsidRDefault="008D7DB7">
      <w:pPr>
        <w:numPr>
          <w:ilvl w:val="0"/>
          <w:numId w:val="2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索引：</w:t>
      </w:r>
      <w:r>
        <w:rPr>
          <w:rStyle w:val="HTML"/>
          <w:rFonts w:hint="eastAsia"/>
          <w:color w:val="222222"/>
        </w:rPr>
        <w:t>taskId</w:t>
      </w:r>
      <w:r>
        <w:rPr>
          <w:rFonts w:ascii="微软雅黑" w:eastAsia="微软雅黑" w:hAnsi="微软雅黑" w:hint="eastAsia"/>
          <w:color w:val="222222"/>
        </w:rPr>
        <w:t xml:space="preserve"> unique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{status:1}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{createTime:-1}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{relatedAlarmId:1}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00F2D806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4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Style w:val="HTML"/>
          <w:rFonts w:hint="eastAsia"/>
          <w:b/>
          <w:bCs/>
          <w:color w:val="222222"/>
        </w:rPr>
        <w:t>alarm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告警（核心业务集）</w:t>
      </w:r>
    </w:p>
    <w:p w14:paraId="7F56130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{</w:t>
      </w:r>
    </w:p>
    <w:p w14:paraId="2423E96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"alarmId": "</w:t>
      </w:r>
      <w:r>
        <w:rPr>
          <w:rStyle w:val="HTML"/>
          <w:rFonts w:hint="eastAsia"/>
          <w:color w:val="222222"/>
        </w:rPr>
        <w:t>ALM-20260908-000123",</w:t>
      </w:r>
    </w:p>
    <w:p w14:paraId="10BCEF5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"deviceId": "UAV-001",</w:t>
      </w:r>
    </w:p>
    <w:p w14:paraId="3B37239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"deviceType": "UAV",</w:t>
      </w:r>
    </w:p>
    <w:p w14:paraId="4D5E28A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"alarmType": "PERIMETER_BREACH",</w:t>
      </w:r>
    </w:p>
    <w:p w14:paraId="304AA11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"level": "CRITICAL",</w:t>
      </w:r>
    </w:p>
    <w:p w14:paraId="3A12534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"description": "</w:t>
      </w:r>
      <w:r>
        <w:rPr>
          <w:rStyle w:val="HTML"/>
          <w:rFonts w:hint="eastAsia"/>
          <w:color w:val="222222"/>
        </w:rPr>
        <w:t>西北侧围墙外侧检测到人员活动</w:t>
      </w:r>
      <w:r>
        <w:rPr>
          <w:rStyle w:val="HTML"/>
          <w:rFonts w:hint="eastAsia"/>
          <w:color w:val="222222"/>
        </w:rPr>
        <w:t>",</w:t>
      </w:r>
    </w:p>
    <w:p w14:paraId="6C10E06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"location": { "type": "Point", "coordinates": [116.396800, 39.910200] },</w:t>
      </w:r>
    </w:p>
    <w:p w14:paraId="5E7D5F3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"occurredTime": ISODate("2026-09-08T10:11:30Z"),</w:t>
      </w:r>
    </w:p>
    <w:p w14:paraId="0ABB1A8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"snapshotPath": "/inspection/alarm_snapshot/2026/09/08/UAV-001/9f2c...jpg",</w:t>
      </w:r>
    </w:p>
    <w:p w14:paraId="46F45F9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"status": "REVIEWING",</w:t>
      </w:r>
    </w:p>
    <w:p w14:paraId="2803FB7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"review": {</w:t>
      </w:r>
    </w:p>
    <w:p w14:paraId="3BD22B3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"deviceId": "ROBOT-001",</w:t>
      </w:r>
    </w:p>
    <w:p w14:paraId="08D0BEE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"taskId": "TASK-20260908-0002",</w:t>
      </w:r>
    </w:p>
    <w:p w14:paraId="4B38D9F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"infraredPath": "</w:t>
      </w:r>
      <w:r>
        <w:rPr>
          <w:rStyle w:val="HTML"/>
          <w:rFonts w:hint="eastAsia"/>
          <w:color w:val="222222"/>
        </w:rPr>
        <w:t>/inspection/dog_infrared/2026/09/08/ROBOT-001/77ab...jpg",</w:t>
      </w:r>
    </w:p>
    <w:p w14:paraId="5F0FCDF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"conclusion": null,</w:t>
      </w:r>
    </w:p>
    <w:p w14:paraId="7C5CB39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"reviewTime": null,</w:t>
      </w:r>
    </w:p>
    <w:p w14:paraId="0B62EA0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"reviewer": null</w:t>
      </w:r>
    </w:p>
    <w:p w14:paraId="6CB7A76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}</w:t>
      </w:r>
    </w:p>
    <w:p w14:paraId="5C9D734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1F5D585F" w14:textId="77777777" w:rsidR="008D7DB7" w:rsidRDefault="008D7DB7">
      <w:pPr>
        <w:numPr>
          <w:ilvl w:val="0"/>
          <w:numId w:val="2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HTML"/>
          <w:rFonts w:hint="eastAsia"/>
          <w:color w:val="222222"/>
        </w:rPr>
        <w:t xml:space="preserve">alarmType </w:t>
      </w:r>
      <w:r>
        <w:rPr>
          <w:rStyle w:val="HTML"/>
          <w:rFonts w:hint="eastAsia"/>
          <w:color w:val="222222"/>
        </w:rPr>
        <w:t>∈</w:t>
      </w:r>
      <w:r>
        <w:rPr>
          <w:rStyle w:val="HTML"/>
          <w:rFonts w:hint="eastAsia"/>
          <w:color w:val="222222"/>
        </w:rPr>
        <w:t xml:space="preserve"> {PERIMETER_BREACH, INTRUSION, FIRE_SMOKE, DEVICE_OVERHEAT, BATTERY_LOW, DEVICE_OFFLINE, SENSOR_ABNORMAL}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5B13F09A" w14:textId="77777777" w:rsidR="008D7DB7" w:rsidRDefault="008D7DB7">
      <w:pPr>
        <w:numPr>
          <w:ilvl w:val="0"/>
          <w:numId w:val="2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HTML"/>
          <w:rFonts w:hint="eastAsia"/>
          <w:color w:val="222222"/>
        </w:rPr>
        <w:t xml:space="preserve">level </w:t>
      </w:r>
      <w:r>
        <w:rPr>
          <w:rStyle w:val="HTML"/>
          <w:rFonts w:hint="eastAsia"/>
          <w:color w:val="222222"/>
        </w:rPr>
        <w:t>∈</w:t>
      </w:r>
      <w:r>
        <w:rPr>
          <w:rStyle w:val="HTML"/>
          <w:rFonts w:hint="eastAsia"/>
          <w:color w:val="222222"/>
        </w:rPr>
        <w:t xml:space="preserve"> {INFO, WARN, CRITICAL}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Style w:val="HTML"/>
          <w:rFonts w:hint="eastAsia"/>
          <w:color w:val="222222"/>
        </w:rPr>
        <w:t xml:space="preserve">status </w:t>
      </w:r>
      <w:r>
        <w:rPr>
          <w:rStyle w:val="HTML"/>
          <w:rFonts w:hint="eastAsia"/>
          <w:color w:val="222222"/>
        </w:rPr>
        <w:t>∈</w:t>
      </w:r>
      <w:r>
        <w:rPr>
          <w:rStyle w:val="HTML"/>
          <w:rFonts w:hint="eastAsia"/>
          <w:color w:val="222222"/>
        </w:rPr>
        <w:t xml:space="preserve"> {PENDING, REVIEWING, CONFIRMED, FALSE_ALARM, RESOLVED}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270237B6" w14:textId="77777777" w:rsidR="008D7DB7" w:rsidRDefault="008D7DB7">
      <w:pPr>
        <w:numPr>
          <w:ilvl w:val="0"/>
          <w:numId w:val="2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索引：</w:t>
      </w:r>
      <w:r>
        <w:rPr>
          <w:rStyle w:val="HTML"/>
          <w:rFonts w:hint="eastAsia"/>
          <w:color w:val="222222"/>
        </w:rPr>
        <w:t>alarmId</w:t>
      </w:r>
      <w:r>
        <w:rPr>
          <w:rFonts w:ascii="微软雅黑" w:eastAsia="微软雅黑" w:hAnsi="微软雅黑" w:hint="eastAsia"/>
          <w:color w:val="222222"/>
        </w:rPr>
        <w:t xml:space="preserve"> unique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{deviceId:1, occurredTime:-1}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{alarmType:1, occurredTime:-1}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{status:1}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location</w:t>
      </w:r>
      <w:r>
        <w:rPr>
          <w:rFonts w:ascii="微软雅黑" w:eastAsia="微软雅黑" w:hAnsi="微软雅黑" w:hint="eastAsia"/>
          <w:color w:val="222222"/>
        </w:rPr>
        <w:t xml:space="preserve"> 2dsphere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1B200CF2" w14:textId="77777777" w:rsidR="008D7DB7" w:rsidRDefault="008D7DB7">
      <w:pPr>
        <w:numPr>
          <w:ilvl w:val="0"/>
          <w:numId w:val="2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lastRenderedPageBreak/>
        <w:t>证据链设计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snapshotPath</w:t>
      </w:r>
      <w:r>
        <w:rPr>
          <w:rFonts w:ascii="微软雅黑" w:eastAsia="微软雅黑" w:hAnsi="微软雅黑" w:hint="eastAsia"/>
          <w:color w:val="222222"/>
        </w:rPr>
        <w:t>（无人机高空原图）</w:t>
      </w:r>
      <w:r>
        <w:rPr>
          <w:rFonts w:ascii="微软雅黑" w:eastAsia="微软雅黑" w:hAnsi="微软雅黑" w:hint="eastAsia"/>
          <w:color w:val="222222"/>
        </w:rPr>
        <w:t xml:space="preserve">+ </w:t>
      </w:r>
      <w:r>
        <w:rPr>
          <w:rStyle w:val="HTML"/>
          <w:rFonts w:hint="eastAsia"/>
          <w:color w:val="222222"/>
        </w:rPr>
        <w:t>review.infraredPath</w:t>
      </w:r>
      <w:r>
        <w:rPr>
          <w:rFonts w:ascii="微软雅黑" w:eastAsia="微软雅黑" w:hAnsi="微软雅黑" w:hint="eastAsia"/>
          <w:color w:val="222222"/>
        </w:rPr>
        <w:t>（机器狗红外复核图）</w:t>
      </w:r>
      <w:r>
        <w:rPr>
          <w:rFonts w:ascii="微软雅黑" w:eastAsia="微软雅黑" w:hAnsi="微软雅黑" w:hint="eastAsia"/>
          <w:color w:val="222222"/>
        </w:rPr>
        <w:t xml:space="preserve">+ </w:t>
      </w:r>
      <w:r>
        <w:rPr>
          <w:rStyle w:val="HTML"/>
          <w:rFonts w:hint="eastAsia"/>
          <w:color w:val="222222"/>
        </w:rPr>
        <w:t>review.conclusion</w:t>
      </w:r>
      <w:r>
        <w:rPr>
          <w:rFonts w:ascii="微软雅黑" w:eastAsia="微软雅黑" w:hAnsi="微软雅黑" w:hint="eastAsia"/>
          <w:color w:val="222222"/>
        </w:rPr>
        <w:t>，三者合起来即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高空发现—地面确认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的可追溯证据，是本平台的业务亮点。</w:t>
      </w:r>
    </w:p>
    <w:p w14:paraId="379D72DC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5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Style w:val="HTML"/>
          <w:rFonts w:hint="eastAsia"/>
          <w:b/>
          <w:bCs/>
          <w:color w:val="222222"/>
        </w:rPr>
        <w:t>image_meta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影像元数据</w:t>
      </w:r>
    </w:p>
    <w:p w14:paraId="2E4C3EA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{</w:t>
      </w:r>
    </w:p>
    <w:p w14:paraId="3E0D947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"imageId": "IMG-8f31c2...",</w:t>
      </w:r>
    </w:p>
    <w:p w14:paraId="2A0591B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"deviceId": "UAV-001",</w:t>
      </w:r>
    </w:p>
    <w:p w14:paraId="32B3F65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"deviceType": "UAV",</w:t>
      </w:r>
    </w:p>
    <w:p w14:paraId="3CFD5D4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"imageType": "alarm_snapshot",</w:t>
      </w:r>
    </w:p>
    <w:p w14:paraId="5EF0ADE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"taskId": "TASK-20260908-0001",</w:t>
      </w:r>
    </w:p>
    <w:p w14:paraId="524B945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"alarmId": "ALM-20260908-000123",</w:t>
      </w:r>
    </w:p>
    <w:p w14:paraId="3885996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"hdfsPath": "/inspection/alarm_snapshot/2026/09/08/UAV-001/9f2c...jpg",</w:t>
      </w:r>
    </w:p>
    <w:p w14:paraId="785AE42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"size": 486233,</w:t>
      </w:r>
    </w:p>
    <w:p w14:paraId="51F0716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"format": "jpg",</w:t>
      </w:r>
    </w:p>
    <w:p w14:paraId="103C762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"md5": "c1f0e3...",</w:t>
      </w:r>
    </w:p>
    <w:p w14:paraId="7A8CC2C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"captureTime": ISODate("2026-09-08T10:11:29Z"),</w:t>
      </w:r>
    </w:p>
    <w:p w14:paraId="051930A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"location": { "type": "Point", "coordinates"</w:t>
      </w:r>
      <w:r>
        <w:rPr>
          <w:rStyle w:val="HTML"/>
          <w:rFonts w:hint="eastAsia"/>
          <w:color w:val="222222"/>
        </w:rPr>
        <w:t>: [116.3968, 39.9102] }</w:t>
      </w:r>
    </w:p>
    <w:p w14:paraId="326B25F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539D6022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索引：</w:t>
      </w:r>
      <w:r>
        <w:rPr>
          <w:rStyle w:val="HTML"/>
          <w:rFonts w:hint="eastAsia"/>
          <w:color w:val="222222"/>
        </w:rPr>
        <w:t>imageId</w:t>
      </w:r>
      <w:r>
        <w:rPr>
          <w:rFonts w:ascii="微软雅黑" w:eastAsia="微软雅黑" w:hAnsi="微软雅黑" w:hint="eastAsia"/>
          <w:color w:val="222222"/>
        </w:rPr>
        <w:t xml:space="preserve"> unique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{alarmId:1}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{captureTime:-1}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577DD08B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6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Style w:val="HTML"/>
          <w:rFonts w:hint="eastAsia"/>
          <w:b/>
          <w:bCs/>
          <w:color w:val="222222"/>
        </w:rPr>
        <w:t>task_log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任务执行日志（加分项）</w:t>
      </w:r>
    </w:p>
    <w:p w14:paraId="10B6365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{ "taskId": "TASK-20260908-0001", "deviceId": "UAV-001", "action": "COMMAND_RECEIVED", "ts": ISODate("..."), "detail": { "raw": "..." } }</w:t>
      </w:r>
    </w:p>
    <w:p w14:paraId="394EA8C1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索引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{taskId:1, ts:1}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Fonts w:ascii="微软雅黑" w:eastAsia="微软雅黑" w:hAnsi="微软雅黑" w:hint="eastAsia"/>
          <w:color w:val="222222"/>
        </w:rPr>
        <w:t xml:space="preserve">TTL 90 </w:t>
      </w:r>
      <w:r>
        <w:rPr>
          <w:rFonts w:ascii="微软雅黑" w:eastAsia="微软雅黑" w:hAnsi="微软雅黑" w:hint="eastAsia"/>
          <w:color w:val="222222"/>
        </w:rPr>
        <w:t>天。</w:t>
      </w:r>
    </w:p>
    <w:p w14:paraId="19ACBA1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ER </w:t>
      </w:r>
      <w:r>
        <w:rPr>
          <w:rStyle w:val="a4"/>
          <w:rFonts w:ascii="微软雅黑" w:eastAsia="微软雅黑" w:hAnsi="微软雅黑" w:hint="eastAsia"/>
          <w:color w:val="222222"/>
        </w:rPr>
        <w:t>关系（图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4-2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</w:p>
    <w:p w14:paraId="126C1D9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erDiagram</w:t>
      </w:r>
    </w:p>
    <w:p w14:paraId="58B7C86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DEVICE ||--o{ TASK : "</w:t>
      </w:r>
      <w:r>
        <w:rPr>
          <w:rStyle w:val="HTML"/>
          <w:rFonts w:hint="eastAsia"/>
          <w:color w:val="222222"/>
        </w:rPr>
        <w:t>被指派执行</w:t>
      </w:r>
      <w:r>
        <w:rPr>
          <w:rStyle w:val="HTML"/>
          <w:rFonts w:hint="eastAsia"/>
          <w:color w:val="222222"/>
        </w:rPr>
        <w:t>"</w:t>
      </w:r>
    </w:p>
    <w:p w14:paraId="1D90DBA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DEVICE ||--o{ DEVICE_STATUS : "</w:t>
      </w:r>
      <w:r>
        <w:rPr>
          <w:rStyle w:val="HTML"/>
          <w:rFonts w:hint="eastAsia"/>
          <w:color w:val="222222"/>
        </w:rPr>
        <w:t>产生遥测</w:t>
      </w:r>
      <w:r>
        <w:rPr>
          <w:rStyle w:val="HTML"/>
          <w:rFonts w:hint="eastAsia"/>
          <w:color w:val="222222"/>
        </w:rPr>
        <w:t>"</w:t>
      </w:r>
    </w:p>
    <w:p w14:paraId="5946AE1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DEVICE ||--o{ ALARM : "</w:t>
      </w:r>
      <w:r>
        <w:rPr>
          <w:rStyle w:val="HTML"/>
          <w:rFonts w:hint="eastAsia"/>
          <w:color w:val="222222"/>
        </w:rPr>
        <w:t>上报</w:t>
      </w:r>
      <w:r>
        <w:rPr>
          <w:rStyle w:val="HTML"/>
          <w:rFonts w:hint="eastAsia"/>
          <w:color w:val="222222"/>
        </w:rPr>
        <w:t>"</w:t>
      </w:r>
    </w:p>
    <w:p w14:paraId="07928DB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DEVICE ||--o{ IMAGE_META : "</w:t>
      </w:r>
      <w:r>
        <w:rPr>
          <w:rStyle w:val="HTML"/>
          <w:rFonts w:hint="eastAsia"/>
          <w:color w:val="222222"/>
        </w:rPr>
        <w:t>采集</w:t>
      </w:r>
      <w:r>
        <w:rPr>
          <w:rStyle w:val="HTML"/>
          <w:rFonts w:hint="eastAsia"/>
          <w:color w:val="222222"/>
        </w:rPr>
        <w:t>"</w:t>
      </w:r>
    </w:p>
    <w:p w14:paraId="1C527C2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TASK ||--o{ TASK_LOG : "</w:t>
      </w:r>
      <w:r>
        <w:rPr>
          <w:rStyle w:val="HTML"/>
          <w:rFonts w:hint="eastAsia"/>
          <w:color w:val="222222"/>
        </w:rPr>
        <w:t>记录执行日志</w:t>
      </w:r>
      <w:r>
        <w:rPr>
          <w:rStyle w:val="HTML"/>
          <w:rFonts w:hint="eastAsia"/>
          <w:color w:val="222222"/>
        </w:rPr>
        <w:t>"</w:t>
      </w:r>
    </w:p>
    <w:p w14:paraId="23715DC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TASK ||--o{ IMAGE_META : "</w:t>
      </w:r>
      <w:r>
        <w:rPr>
          <w:rStyle w:val="HTML"/>
          <w:rFonts w:hint="eastAsia"/>
          <w:color w:val="222222"/>
        </w:rPr>
        <w:t>关联影像</w:t>
      </w:r>
      <w:r>
        <w:rPr>
          <w:rStyle w:val="HTML"/>
          <w:rFonts w:hint="eastAsia"/>
          <w:color w:val="222222"/>
        </w:rPr>
        <w:t>"</w:t>
      </w:r>
    </w:p>
    <w:p w14:paraId="4F284A7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</w:t>
      </w:r>
      <w:r>
        <w:rPr>
          <w:rStyle w:val="HTML"/>
          <w:rFonts w:hint="eastAsia"/>
          <w:color w:val="222222"/>
        </w:rPr>
        <w:t>ALARM ||--o{ IMAGE_META : "</w:t>
      </w:r>
      <w:r>
        <w:rPr>
          <w:rStyle w:val="HTML"/>
          <w:rFonts w:hint="eastAsia"/>
          <w:color w:val="222222"/>
        </w:rPr>
        <w:t>关联证据图</w:t>
      </w:r>
      <w:r>
        <w:rPr>
          <w:rStyle w:val="HTML"/>
          <w:rFonts w:hint="eastAsia"/>
          <w:color w:val="222222"/>
        </w:rPr>
        <w:t>"</w:t>
      </w:r>
    </w:p>
    <w:p w14:paraId="57BD1AD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ALARM ||--o| TASK : "</w:t>
      </w:r>
      <w:r>
        <w:rPr>
          <w:rStyle w:val="HTML"/>
          <w:rFonts w:hint="eastAsia"/>
          <w:color w:val="222222"/>
        </w:rPr>
        <w:t>触发复核任务</w:t>
      </w:r>
      <w:r>
        <w:rPr>
          <w:rStyle w:val="HTML"/>
          <w:rFonts w:hint="eastAsia"/>
          <w:color w:val="222222"/>
        </w:rPr>
        <w:t>"</w:t>
      </w:r>
    </w:p>
    <w:p w14:paraId="0CBB3D4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062B068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DEVICE {</w:t>
      </w:r>
    </w:p>
    <w:p w14:paraId="3BA6C0F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deviceId PK "</w:t>
      </w:r>
      <w:r>
        <w:rPr>
          <w:rStyle w:val="HTML"/>
          <w:rFonts w:hint="eastAsia"/>
          <w:color w:val="222222"/>
        </w:rPr>
        <w:t>设备编号</w:t>
      </w:r>
      <w:r>
        <w:rPr>
          <w:rStyle w:val="HTML"/>
          <w:rFonts w:hint="eastAsia"/>
          <w:color w:val="222222"/>
        </w:rPr>
        <w:t>"</w:t>
      </w:r>
    </w:p>
    <w:p w14:paraId="0746701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deviceType "UAV </w:t>
      </w:r>
      <w:r>
        <w:rPr>
          <w:rStyle w:val="HTML"/>
          <w:rFonts w:hint="eastAsia"/>
          <w:color w:val="222222"/>
        </w:rPr>
        <w:t>或</w:t>
      </w:r>
      <w:r>
        <w:rPr>
          <w:rStyle w:val="HTML"/>
          <w:rFonts w:hint="eastAsia"/>
          <w:color w:val="222222"/>
        </w:rPr>
        <w:t xml:space="preserve"> ROBOT_DOG"</w:t>
      </w:r>
    </w:p>
    <w:p w14:paraId="3448104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status "ONLINE/OFFLINE/FAULT"</w:t>
      </w:r>
    </w:p>
    <w:p w14:paraId="4BA65F4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int battery "</w:t>
      </w:r>
      <w:r>
        <w:rPr>
          <w:rStyle w:val="HTML"/>
          <w:rFonts w:hint="eastAsia"/>
          <w:color w:val="222222"/>
        </w:rPr>
        <w:t>电量</w:t>
      </w:r>
      <w:r>
        <w:rPr>
          <w:rStyle w:val="HTML"/>
          <w:rFonts w:hint="eastAsia"/>
          <w:color w:val="222222"/>
        </w:rPr>
        <w:t>"</w:t>
      </w:r>
    </w:p>
    <w:p w14:paraId="48A1B93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object location "2dsphere </w:t>
      </w:r>
      <w:r>
        <w:rPr>
          <w:rStyle w:val="HTML"/>
          <w:rFonts w:hint="eastAsia"/>
          <w:color w:val="222222"/>
        </w:rPr>
        <w:t>坐标</w:t>
      </w:r>
      <w:r>
        <w:rPr>
          <w:rStyle w:val="HTML"/>
          <w:rFonts w:hint="eastAsia"/>
          <w:color w:val="222222"/>
        </w:rPr>
        <w:t>"</w:t>
      </w:r>
    </w:p>
    <w:p w14:paraId="7F4BB3C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      date lastHeartbeat "</w:t>
      </w:r>
      <w:r>
        <w:rPr>
          <w:rStyle w:val="HTML"/>
          <w:rFonts w:hint="eastAsia"/>
          <w:color w:val="222222"/>
        </w:rPr>
        <w:t>最后心跳</w:t>
      </w:r>
      <w:r>
        <w:rPr>
          <w:rStyle w:val="HTML"/>
          <w:rFonts w:hint="eastAsia"/>
          <w:color w:val="222222"/>
        </w:rPr>
        <w:t>"</w:t>
      </w:r>
    </w:p>
    <w:p w14:paraId="163C744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28453D8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DEVICE_STATUS {</w:t>
      </w:r>
    </w:p>
    <w:p w14:paraId="0356424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deviceId FK "</w:t>
      </w:r>
      <w:r>
        <w:rPr>
          <w:rStyle w:val="HTML"/>
          <w:rFonts w:hint="eastAsia"/>
          <w:color w:val="222222"/>
        </w:rPr>
        <w:t>设备编号</w:t>
      </w:r>
      <w:r>
        <w:rPr>
          <w:rStyle w:val="HTML"/>
          <w:rFonts w:hint="eastAsia"/>
          <w:color w:val="222222"/>
        </w:rPr>
        <w:t>"</w:t>
      </w:r>
    </w:p>
    <w:p w14:paraId="1F3A712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date ts "</w:t>
      </w:r>
      <w:r>
        <w:rPr>
          <w:rStyle w:val="HTML"/>
          <w:rFonts w:hint="eastAsia"/>
          <w:color w:val="222222"/>
        </w:rPr>
        <w:t>采样时间</w:t>
      </w:r>
      <w:r>
        <w:rPr>
          <w:rStyle w:val="HTML"/>
          <w:rFonts w:hint="eastAsia"/>
          <w:color w:val="222222"/>
        </w:rPr>
        <w:t>"</w:t>
      </w:r>
    </w:p>
    <w:p w14:paraId="201364D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int battery "</w:t>
      </w:r>
      <w:r>
        <w:rPr>
          <w:rStyle w:val="HTML"/>
          <w:rFonts w:hint="eastAsia"/>
          <w:color w:val="222222"/>
        </w:rPr>
        <w:t>电量</w:t>
      </w:r>
      <w:r>
        <w:rPr>
          <w:rStyle w:val="HTML"/>
          <w:rFonts w:hint="eastAsia"/>
          <w:color w:val="222222"/>
        </w:rPr>
        <w:t>"</w:t>
      </w:r>
    </w:p>
    <w:p w14:paraId="23117CF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object payload "</w:t>
      </w:r>
      <w:r>
        <w:rPr>
          <w:rStyle w:val="HTML"/>
          <w:rFonts w:hint="eastAsia"/>
          <w:color w:val="222222"/>
        </w:rPr>
        <w:t>遥测明细</w:t>
      </w:r>
      <w:r>
        <w:rPr>
          <w:rStyle w:val="HTML"/>
          <w:rFonts w:hint="eastAsia"/>
          <w:color w:val="222222"/>
        </w:rPr>
        <w:t>"</w:t>
      </w:r>
    </w:p>
    <w:p w14:paraId="70F464F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6AD2A2B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TASK {</w:t>
      </w:r>
    </w:p>
    <w:p w14:paraId="2DB8FC8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taskId PK "</w:t>
      </w:r>
      <w:r>
        <w:rPr>
          <w:rStyle w:val="HTML"/>
          <w:rFonts w:hint="eastAsia"/>
          <w:color w:val="222222"/>
        </w:rPr>
        <w:t>任务编号</w:t>
      </w:r>
      <w:r>
        <w:rPr>
          <w:rStyle w:val="HTML"/>
          <w:rFonts w:hint="eastAsia"/>
          <w:color w:val="222222"/>
        </w:rPr>
        <w:t>"</w:t>
      </w:r>
    </w:p>
    <w:p w14:paraId="2CBBB95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taskType </w:t>
      </w:r>
      <w:r>
        <w:rPr>
          <w:rStyle w:val="HTML"/>
          <w:rFonts w:hint="eastAsia"/>
          <w:color w:val="222222"/>
        </w:rPr>
        <w:t>"</w:t>
      </w:r>
      <w:r>
        <w:rPr>
          <w:rStyle w:val="HTML"/>
          <w:rFonts w:hint="eastAsia"/>
          <w:color w:val="222222"/>
        </w:rPr>
        <w:t>任务类型</w:t>
      </w:r>
      <w:r>
        <w:rPr>
          <w:rStyle w:val="HTML"/>
          <w:rFonts w:hint="eastAsia"/>
          <w:color w:val="222222"/>
        </w:rPr>
        <w:t>"</w:t>
      </w:r>
    </w:p>
    <w:p w14:paraId="38C29F6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status "</w:t>
      </w:r>
      <w:r>
        <w:rPr>
          <w:rStyle w:val="HTML"/>
          <w:rFonts w:hint="eastAsia"/>
          <w:color w:val="222222"/>
        </w:rPr>
        <w:t>任务状态</w:t>
      </w:r>
      <w:r>
        <w:rPr>
          <w:rStyle w:val="HTML"/>
          <w:rFonts w:hint="eastAsia"/>
          <w:color w:val="222222"/>
        </w:rPr>
        <w:t>"</w:t>
      </w:r>
    </w:p>
    <w:p w14:paraId="1D69962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assigneeDeviceId FK "</w:t>
      </w:r>
      <w:r>
        <w:rPr>
          <w:rStyle w:val="HTML"/>
          <w:rFonts w:hint="eastAsia"/>
          <w:color w:val="222222"/>
        </w:rPr>
        <w:t>执行设备</w:t>
      </w:r>
      <w:r>
        <w:rPr>
          <w:rStyle w:val="HTML"/>
          <w:rFonts w:hint="eastAsia"/>
          <w:color w:val="222222"/>
        </w:rPr>
        <w:t>"</w:t>
      </w:r>
    </w:p>
    <w:p w14:paraId="76B2DD7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object area "</w:t>
      </w:r>
      <w:r>
        <w:rPr>
          <w:rStyle w:val="HTML"/>
          <w:rFonts w:hint="eastAsia"/>
          <w:color w:val="222222"/>
        </w:rPr>
        <w:t>目标区域</w:t>
      </w:r>
      <w:r>
        <w:rPr>
          <w:rStyle w:val="HTML"/>
          <w:rFonts w:hint="eastAsia"/>
          <w:color w:val="222222"/>
        </w:rPr>
        <w:t>"</w:t>
      </w:r>
    </w:p>
    <w:p w14:paraId="46E7030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date createTime "</w:t>
      </w:r>
      <w:r>
        <w:rPr>
          <w:rStyle w:val="HTML"/>
          <w:rFonts w:hint="eastAsia"/>
          <w:color w:val="222222"/>
        </w:rPr>
        <w:t>创建时间</w:t>
      </w:r>
      <w:r>
        <w:rPr>
          <w:rStyle w:val="HTML"/>
          <w:rFonts w:hint="eastAsia"/>
          <w:color w:val="222222"/>
        </w:rPr>
        <w:t>"</w:t>
      </w:r>
    </w:p>
    <w:p w14:paraId="276B496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59EBE0E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ALARM {</w:t>
      </w:r>
    </w:p>
    <w:p w14:paraId="49204B7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alarmId PK "</w:t>
      </w:r>
      <w:r>
        <w:rPr>
          <w:rStyle w:val="HTML"/>
          <w:rFonts w:hint="eastAsia"/>
          <w:color w:val="222222"/>
        </w:rPr>
        <w:t>告警编号</w:t>
      </w:r>
      <w:r>
        <w:rPr>
          <w:rStyle w:val="HTML"/>
          <w:rFonts w:hint="eastAsia"/>
          <w:color w:val="222222"/>
        </w:rPr>
        <w:t>"</w:t>
      </w:r>
    </w:p>
    <w:p w14:paraId="76FB377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deviceId FK "</w:t>
      </w:r>
      <w:r>
        <w:rPr>
          <w:rStyle w:val="HTML"/>
          <w:rFonts w:hint="eastAsia"/>
          <w:color w:val="222222"/>
        </w:rPr>
        <w:t>上报设备</w:t>
      </w:r>
      <w:r>
        <w:rPr>
          <w:rStyle w:val="HTML"/>
          <w:rFonts w:hint="eastAsia"/>
          <w:color w:val="222222"/>
        </w:rPr>
        <w:t>"</w:t>
      </w:r>
    </w:p>
    <w:p w14:paraId="1E8BD56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alarmType "</w:t>
      </w:r>
      <w:r>
        <w:rPr>
          <w:rStyle w:val="HTML"/>
          <w:rFonts w:hint="eastAsia"/>
          <w:color w:val="222222"/>
        </w:rPr>
        <w:t>告警类型</w:t>
      </w:r>
      <w:r>
        <w:rPr>
          <w:rStyle w:val="HTML"/>
          <w:rFonts w:hint="eastAsia"/>
          <w:color w:val="222222"/>
        </w:rPr>
        <w:t>"</w:t>
      </w:r>
    </w:p>
    <w:p w14:paraId="7585BB8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level "</w:t>
      </w:r>
      <w:r>
        <w:rPr>
          <w:rStyle w:val="HTML"/>
          <w:rFonts w:hint="eastAsia"/>
          <w:color w:val="222222"/>
        </w:rPr>
        <w:t>告警等级</w:t>
      </w:r>
      <w:r>
        <w:rPr>
          <w:rStyle w:val="HTML"/>
          <w:rFonts w:hint="eastAsia"/>
          <w:color w:val="222222"/>
        </w:rPr>
        <w:t>"</w:t>
      </w:r>
    </w:p>
    <w:p w14:paraId="267853A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status "</w:t>
      </w:r>
      <w:r>
        <w:rPr>
          <w:rStyle w:val="HTML"/>
          <w:rFonts w:hint="eastAsia"/>
          <w:color w:val="222222"/>
        </w:rPr>
        <w:t>处置状态</w:t>
      </w:r>
      <w:r>
        <w:rPr>
          <w:rStyle w:val="HTML"/>
          <w:rFonts w:hint="eastAsia"/>
          <w:color w:val="222222"/>
        </w:rPr>
        <w:t>"</w:t>
      </w:r>
    </w:p>
    <w:p w14:paraId="712F1D0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object location "</w:t>
      </w:r>
      <w:r>
        <w:rPr>
          <w:rStyle w:val="HTML"/>
          <w:rFonts w:hint="eastAsia"/>
          <w:color w:val="222222"/>
        </w:rPr>
        <w:t>告警坐标</w:t>
      </w:r>
      <w:r>
        <w:rPr>
          <w:rStyle w:val="HTML"/>
          <w:rFonts w:hint="eastAsia"/>
          <w:color w:val="222222"/>
        </w:rPr>
        <w:t>"</w:t>
      </w:r>
    </w:p>
    <w:p w14:paraId="3779F8E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date occurredTime "</w:t>
      </w:r>
      <w:r>
        <w:rPr>
          <w:rStyle w:val="HTML"/>
          <w:rFonts w:hint="eastAsia"/>
          <w:color w:val="222222"/>
        </w:rPr>
        <w:t>发生时间</w:t>
      </w:r>
      <w:r>
        <w:rPr>
          <w:rStyle w:val="HTML"/>
          <w:rFonts w:hint="eastAsia"/>
          <w:color w:val="222222"/>
        </w:rPr>
        <w:t>"</w:t>
      </w:r>
    </w:p>
    <w:p w14:paraId="5D4D871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02451FE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IMAGE_META {</w:t>
      </w:r>
    </w:p>
    <w:p w14:paraId="30E6B06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imageId PK "</w:t>
      </w:r>
      <w:r>
        <w:rPr>
          <w:rStyle w:val="HTML"/>
          <w:rFonts w:hint="eastAsia"/>
          <w:color w:val="222222"/>
        </w:rPr>
        <w:t>影像编号</w:t>
      </w:r>
      <w:r>
        <w:rPr>
          <w:rStyle w:val="HTML"/>
          <w:rFonts w:hint="eastAsia"/>
          <w:color w:val="222222"/>
        </w:rPr>
        <w:t>"</w:t>
      </w:r>
    </w:p>
    <w:p w14:paraId="1D090E3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deviceId FK "</w:t>
      </w:r>
      <w:r>
        <w:rPr>
          <w:rStyle w:val="HTML"/>
          <w:rFonts w:hint="eastAsia"/>
          <w:color w:val="222222"/>
        </w:rPr>
        <w:t>采集设备</w:t>
      </w:r>
      <w:r>
        <w:rPr>
          <w:rStyle w:val="HTML"/>
          <w:rFonts w:hint="eastAsia"/>
          <w:color w:val="222222"/>
        </w:rPr>
        <w:t>"</w:t>
      </w:r>
    </w:p>
    <w:p w14:paraId="7F7365C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alarmId FK "</w:t>
      </w:r>
      <w:r>
        <w:rPr>
          <w:rStyle w:val="HTML"/>
          <w:rFonts w:hint="eastAsia"/>
          <w:color w:val="222222"/>
        </w:rPr>
        <w:t>关联告警</w:t>
      </w:r>
      <w:r>
        <w:rPr>
          <w:rStyle w:val="HTML"/>
          <w:rFonts w:hint="eastAsia"/>
          <w:color w:val="222222"/>
        </w:rPr>
        <w:t>"</w:t>
      </w:r>
    </w:p>
    <w:p w14:paraId="0914E25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 xml:space="preserve">string hdfsPath "HDFS </w:t>
      </w:r>
      <w:r>
        <w:rPr>
          <w:rStyle w:val="HTML"/>
          <w:rFonts w:hint="eastAsia"/>
          <w:color w:val="222222"/>
        </w:rPr>
        <w:t>路径</w:t>
      </w:r>
      <w:r>
        <w:rPr>
          <w:rStyle w:val="HTML"/>
          <w:rFonts w:hint="eastAsia"/>
          <w:color w:val="222222"/>
        </w:rPr>
        <w:t>"</w:t>
      </w:r>
    </w:p>
    <w:p w14:paraId="013C8D2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md5 "</w:t>
      </w:r>
      <w:r>
        <w:rPr>
          <w:rStyle w:val="HTML"/>
          <w:rFonts w:hint="eastAsia"/>
          <w:color w:val="222222"/>
        </w:rPr>
        <w:t>校验值</w:t>
      </w:r>
      <w:r>
        <w:rPr>
          <w:rStyle w:val="HTML"/>
          <w:rFonts w:hint="eastAsia"/>
          <w:color w:val="222222"/>
        </w:rPr>
        <w:t>"</w:t>
      </w:r>
    </w:p>
    <w:p w14:paraId="0B00180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1DA70FA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TASK_LOG {</w:t>
      </w:r>
    </w:p>
    <w:p w14:paraId="2D112F3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taskId FK "</w:t>
      </w:r>
      <w:r>
        <w:rPr>
          <w:rStyle w:val="HTML"/>
          <w:rFonts w:hint="eastAsia"/>
          <w:color w:val="222222"/>
        </w:rPr>
        <w:t>任务编号</w:t>
      </w:r>
      <w:r>
        <w:rPr>
          <w:rStyle w:val="HTML"/>
          <w:rFonts w:hint="eastAsia"/>
          <w:color w:val="222222"/>
        </w:rPr>
        <w:t>"</w:t>
      </w:r>
    </w:p>
    <w:p w14:paraId="074DE8A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action "</w:t>
      </w:r>
      <w:r>
        <w:rPr>
          <w:rStyle w:val="HTML"/>
          <w:rFonts w:hint="eastAsia"/>
          <w:color w:val="222222"/>
        </w:rPr>
        <w:t>动作</w:t>
      </w:r>
      <w:r>
        <w:rPr>
          <w:rStyle w:val="HTML"/>
          <w:rFonts w:hint="eastAsia"/>
          <w:color w:val="222222"/>
        </w:rPr>
        <w:t>"</w:t>
      </w:r>
    </w:p>
    <w:p w14:paraId="52E3145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date ts "</w:t>
      </w:r>
      <w:r>
        <w:rPr>
          <w:rStyle w:val="HTML"/>
          <w:rFonts w:hint="eastAsia"/>
          <w:color w:val="222222"/>
        </w:rPr>
        <w:t>时间</w:t>
      </w:r>
      <w:r>
        <w:rPr>
          <w:rStyle w:val="HTML"/>
          <w:rFonts w:hint="eastAsia"/>
          <w:color w:val="222222"/>
        </w:rPr>
        <w:t>"</w:t>
      </w:r>
    </w:p>
    <w:p w14:paraId="6C8F27C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4AF4DB73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图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4-2 </w:t>
      </w:r>
      <w:r>
        <w:rPr>
          <w:rStyle w:val="a4"/>
          <w:rFonts w:ascii="微软雅黑" w:eastAsia="微软雅黑" w:hAnsi="微软雅黑" w:hint="eastAsia"/>
          <w:color w:val="222222"/>
        </w:rPr>
        <w:t>数据库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ER </w:t>
      </w:r>
      <w:r>
        <w:rPr>
          <w:rStyle w:val="a4"/>
          <w:rFonts w:ascii="微软雅黑" w:eastAsia="微软雅黑" w:hAnsi="微软雅黑" w:hint="eastAsia"/>
          <w:color w:val="222222"/>
        </w:rPr>
        <w:t>图（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MongoDB </w:t>
      </w:r>
      <w:r>
        <w:rPr>
          <w:rStyle w:val="a4"/>
          <w:rFonts w:ascii="微软雅黑" w:eastAsia="微软雅黑" w:hAnsi="微软雅黑" w:hint="eastAsia"/>
          <w:color w:val="222222"/>
        </w:rPr>
        <w:t>集合关系）</w:t>
      </w:r>
    </w:p>
    <w:p w14:paraId="2E93976E" w14:textId="77777777" w:rsidR="008D7DB7" w:rsidRDefault="008D7DB7">
      <w:pPr>
        <w:pStyle w:val="a3"/>
        <w:shd w:val="clear" w:color="auto" w:fill="FAFAFA"/>
        <w:divId w:val="1383403865"/>
        <w:rPr>
          <w:rFonts w:ascii="微软雅黑" w:eastAsia="微软雅黑" w:hAnsi="微软雅黑" w:hint="eastAsia"/>
          <w:color w:val="555555"/>
        </w:rPr>
      </w:pPr>
      <w:r>
        <w:rPr>
          <w:rFonts w:ascii="微软雅黑" w:eastAsia="微软雅黑" w:hAnsi="微软雅黑" w:hint="eastAsia"/>
          <w:color w:val="555555"/>
        </w:rPr>
        <w:t>说明：</w:t>
      </w:r>
      <w:r>
        <w:rPr>
          <w:rFonts w:ascii="微软雅黑" w:eastAsia="微软雅黑" w:hAnsi="微软雅黑" w:hint="eastAsia"/>
          <w:color w:val="555555"/>
        </w:rPr>
        <w:t xml:space="preserve">MongoDB </w:t>
      </w:r>
      <w:r>
        <w:rPr>
          <w:rFonts w:ascii="微软雅黑" w:eastAsia="微软雅黑" w:hAnsi="微软雅黑" w:hint="eastAsia"/>
          <w:color w:val="555555"/>
        </w:rPr>
        <w:t>为文档数据库，集合间无物理外键，图</w:t>
      </w:r>
      <w:r>
        <w:rPr>
          <w:rFonts w:ascii="微软雅黑" w:eastAsia="微软雅黑" w:hAnsi="微软雅黑" w:hint="eastAsia"/>
          <w:color w:val="555555"/>
        </w:rPr>
        <w:t xml:space="preserve"> 4-2 </w:t>
      </w:r>
      <w:r>
        <w:rPr>
          <w:rFonts w:ascii="微软雅黑" w:eastAsia="微软雅黑" w:hAnsi="微软雅黑" w:hint="eastAsia"/>
          <w:color w:val="555555"/>
        </w:rPr>
        <w:t>表达的是</w:t>
      </w:r>
      <w:r>
        <w:rPr>
          <w:rStyle w:val="a4"/>
          <w:rFonts w:ascii="微软雅黑" w:eastAsia="微软雅黑" w:hAnsi="微软雅黑" w:hint="eastAsia"/>
          <w:color w:val="555555"/>
        </w:rPr>
        <w:t>逻辑引用关系</w:t>
      </w:r>
      <w:r>
        <w:rPr>
          <w:rFonts w:ascii="微软雅黑" w:eastAsia="微软雅黑" w:hAnsi="微软雅黑" w:hint="eastAsia"/>
          <w:color w:val="555555"/>
        </w:rPr>
        <w:t>，由应用层保证一致性（如</w:t>
      </w:r>
      <w:r>
        <w:rPr>
          <w:rFonts w:ascii="微软雅黑" w:eastAsia="微软雅黑" w:hAnsi="微软雅黑" w:hint="eastAsia"/>
          <w:color w:val="555555"/>
        </w:rPr>
        <w:t xml:space="preserve"> </w:t>
      </w:r>
      <w:r>
        <w:rPr>
          <w:rStyle w:val="HTML"/>
          <w:rFonts w:hint="eastAsia"/>
          <w:color w:val="555555"/>
        </w:rPr>
        <w:t>alarm.review.taskId</w:t>
      </w:r>
      <w:r>
        <w:rPr>
          <w:rFonts w:ascii="微软雅黑" w:eastAsia="微软雅黑" w:hAnsi="微软雅黑" w:hint="eastAsia"/>
          <w:color w:val="555555"/>
        </w:rPr>
        <w:t xml:space="preserve"> </w:t>
      </w:r>
      <w:r>
        <w:rPr>
          <w:rFonts w:ascii="微软雅黑" w:eastAsia="微软雅黑" w:hAnsi="微软雅黑" w:hint="eastAsia"/>
          <w:color w:val="555555"/>
        </w:rPr>
        <w:t>指向真实任务）。</w:t>
      </w:r>
    </w:p>
    <w:p w14:paraId="6F2529D4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4.5.2 Elasticsearch </w:t>
      </w:r>
      <w:r>
        <w:rPr>
          <w:rFonts w:ascii="微软雅黑" w:eastAsia="微软雅黑" w:hAnsi="微软雅黑" w:hint="eastAsia"/>
          <w:color w:val="222222"/>
        </w:rPr>
        <w:t>索引设计</w:t>
      </w:r>
    </w:p>
    <w:p w14:paraId="7FC2A62B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索引名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inspection_alarm_v1</w:t>
      </w:r>
      <w:r>
        <w:rPr>
          <w:rFonts w:ascii="微软雅黑" w:eastAsia="微软雅黑" w:hAnsi="微软雅黑" w:hint="eastAsia"/>
          <w:color w:val="222222"/>
        </w:rPr>
        <w:t>（带版本号，便于</w:t>
      </w:r>
      <w:r>
        <w:rPr>
          <w:rFonts w:ascii="微软雅黑" w:eastAsia="微软雅黑" w:hAnsi="微软雅黑" w:hint="eastAsia"/>
          <w:color w:val="222222"/>
        </w:rPr>
        <w:t xml:space="preserve"> mapping </w:t>
      </w:r>
      <w:r>
        <w:rPr>
          <w:rFonts w:ascii="微软雅黑" w:eastAsia="微软雅黑" w:hAnsi="微软雅黑" w:hint="eastAsia"/>
          <w:color w:val="222222"/>
        </w:rPr>
        <w:t>变更时以别名切换重建）。</w:t>
      </w:r>
    </w:p>
    <w:p w14:paraId="696DBF12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Mapping</w:t>
      </w:r>
      <w:r>
        <w:rPr>
          <w:rStyle w:val="a4"/>
          <w:rFonts w:ascii="微软雅黑" w:eastAsia="微软雅黑" w:hAnsi="微软雅黑" w:hint="eastAsia"/>
          <w:color w:val="222222"/>
        </w:rPr>
        <w:t>（显式定义，禁用危险动态映射）</w:t>
      </w:r>
    </w:p>
    <w:p w14:paraId="324814B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{</w:t>
      </w:r>
    </w:p>
    <w:p w14:paraId="124EAD8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"settings": {</w:t>
      </w:r>
    </w:p>
    <w:p w14:paraId="6F631A9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"number_of_shards": 1,</w:t>
      </w:r>
    </w:p>
    <w:p w14:paraId="47FFB57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"number_of_replicas": 0,</w:t>
      </w:r>
    </w:p>
    <w:p w14:paraId="37E1B9C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"refresh_interval": "1s",</w:t>
      </w:r>
    </w:p>
    <w:p w14:paraId="69A1B4F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"analysis": {</w:t>
      </w:r>
    </w:p>
    <w:p w14:paraId="7BA7D96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"analyzer"</w:t>
      </w:r>
      <w:r>
        <w:rPr>
          <w:rStyle w:val="HTML"/>
          <w:rFonts w:hint="eastAsia"/>
          <w:color w:val="222222"/>
        </w:rPr>
        <w:t>: {</w:t>
      </w:r>
    </w:p>
    <w:p w14:paraId="714CC37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"cn_analyzer": { "type": "custom", "tokenizer": "ik_smart" }</w:t>
      </w:r>
    </w:p>
    <w:p w14:paraId="28F3DE7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}</w:t>
      </w:r>
    </w:p>
    <w:p w14:paraId="2EAB19A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750511D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},</w:t>
      </w:r>
    </w:p>
    <w:p w14:paraId="5E8B031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"mappings": {</w:t>
      </w:r>
    </w:p>
    <w:p w14:paraId="1603091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"dynamic": "strict",</w:t>
      </w:r>
    </w:p>
    <w:p w14:paraId="0D80688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"properties": {</w:t>
      </w:r>
    </w:p>
    <w:p w14:paraId="1236231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"alarmId":      { "type": "keyword" },</w:t>
      </w:r>
    </w:p>
    <w:p w14:paraId="41EBDC8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"deviceId":     { "type": "keyword" },</w:t>
      </w:r>
    </w:p>
    <w:p w14:paraId="1077037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"deviceType":   { "type": "keyword" },</w:t>
      </w:r>
    </w:p>
    <w:p w14:paraId="40CD252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"alarmType":    { "type": "keyword" },</w:t>
      </w:r>
    </w:p>
    <w:p w14:paraId="19172E1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"level":        { "type": "keyword" },</w:t>
      </w:r>
    </w:p>
    <w:p w14:paraId="2950424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"status":       { "type": "keyword" },</w:t>
      </w:r>
    </w:p>
    <w:p w14:paraId="070ABB4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"description":  { "type": "text", "analyzer": "cn_analyzer", "fields": { "raw": { "</w:t>
      </w:r>
      <w:r>
        <w:rPr>
          <w:rStyle w:val="HTML"/>
          <w:rFonts w:hint="eastAsia"/>
          <w:color w:val="222222"/>
        </w:rPr>
        <w:t>type": "keyword" } } },</w:t>
      </w:r>
    </w:p>
    <w:p w14:paraId="41BED8A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"location":     { "type": "geo_point" },</w:t>
      </w:r>
    </w:p>
    <w:p w14:paraId="518A33F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"areaCode":     { "type": "keyword" },</w:t>
      </w:r>
    </w:p>
    <w:p w14:paraId="3DF7840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"occurredTime": { "type": "date", "format": "strict_date_optional_time||epoch_millis" },</w:t>
      </w:r>
    </w:p>
    <w:p w14:paraId="5B902A4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"snapshotPath": { "type": "keyword", "index": false },</w:t>
      </w:r>
    </w:p>
    <w:p w14:paraId="44B3A33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"review": {</w:t>
      </w:r>
    </w:p>
    <w:p w14:paraId="3A8852C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"properties": {</w:t>
      </w:r>
    </w:p>
    <w:p w14:paraId="1ADBD30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"deviceId":     { "type": "keyword" },</w:t>
      </w:r>
    </w:p>
    <w:p w14:paraId="7E3B019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"taskId":       { "type": "keyword" },</w:t>
      </w:r>
    </w:p>
    <w:p w14:paraId="38B7EB9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"infraredPath": { "type": "keyword", "index": false },</w:t>
      </w:r>
    </w:p>
    <w:p w14:paraId="02D610D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"conclusion":   { "type":</w:t>
      </w:r>
      <w:r>
        <w:rPr>
          <w:rStyle w:val="HTML"/>
          <w:rFonts w:hint="eastAsia"/>
          <w:color w:val="222222"/>
        </w:rPr>
        <w:t xml:space="preserve"> "keyword" },</w:t>
      </w:r>
    </w:p>
    <w:p w14:paraId="6950F42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"reviewTime":   { "type": "date" }</w:t>
      </w:r>
    </w:p>
    <w:p w14:paraId="61B3532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}</w:t>
      </w:r>
    </w:p>
    <w:p w14:paraId="378A385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}</w:t>
      </w:r>
    </w:p>
    <w:p w14:paraId="4C9F4EE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16A28E5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}</w:t>
      </w:r>
    </w:p>
    <w:p w14:paraId="753C8A8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2E9C64B2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设计要点说明。</w:t>
      </w:r>
    </w:p>
    <w:p w14:paraId="40CFC4ED" w14:textId="77777777" w:rsidR="008D7DB7" w:rsidRDefault="008D7DB7">
      <w:pPr>
        <w:numPr>
          <w:ilvl w:val="0"/>
          <w:numId w:val="2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HTML"/>
          <w:rFonts w:hint="eastAsia"/>
          <w:b/>
          <w:bCs/>
          <w:color w:val="222222"/>
        </w:rPr>
        <w:t>dynamic: strict</w:t>
      </w:r>
      <w:r>
        <w:rPr>
          <w:rFonts w:ascii="微软雅黑" w:eastAsia="微软雅黑" w:hAnsi="微软雅黑" w:hint="eastAsia"/>
          <w:color w:val="222222"/>
        </w:rPr>
        <w:t>：禁止</w:t>
      </w:r>
      <w:r>
        <w:rPr>
          <w:rFonts w:ascii="微软雅黑" w:eastAsia="微软雅黑" w:hAnsi="微软雅黑" w:hint="eastAsia"/>
          <w:color w:val="222222"/>
        </w:rPr>
        <w:t xml:space="preserve"> ES </w:t>
      </w:r>
      <w:r>
        <w:rPr>
          <w:rFonts w:ascii="微软雅黑" w:eastAsia="微软雅黑" w:hAnsi="微软雅黑" w:hint="eastAsia"/>
          <w:color w:val="222222"/>
        </w:rPr>
        <w:t>自动推断并新增字段，任何未知字段写入直接报错。目的是把</w:t>
      </w:r>
      <w:r>
        <w:rPr>
          <w:rFonts w:ascii="微软雅黑" w:eastAsia="微软雅黑" w:hAnsi="微软雅黑" w:hint="eastAsia"/>
          <w:color w:val="222222"/>
        </w:rPr>
        <w:t xml:space="preserve"> mapping </w:t>
      </w:r>
      <w:r>
        <w:rPr>
          <w:rFonts w:ascii="微软雅黑" w:eastAsia="微软雅黑" w:hAnsi="微软雅黑" w:hint="eastAsia"/>
          <w:color w:val="222222"/>
        </w:rPr>
        <w:t>漂移问题</w:t>
      </w:r>
      <w:r>
        <w:rPr>
          <w:rStyle w:val="a4"/>
          <w:rFonts w:ascii="微软雅黑" w:eastAsia="微软雅黑" w:hAnsi="微软雅黑" w:hint="eastAsia"/>
          <w:color w:val="222222"/>
        </w:rPr>
        <w:t>在开发阶段暴露</w:t>
      </w:r>
      <w:r>
        <w:rPr>
          <w:rFonts w:ascii="微软雅黑" w:eastAsia="微软雅黑" w:hAnsi="微软雅黑" w:hint="eastAsia"/>
          <w:color w:val="222222"/>
        </w:rPr>
        <w:t>，而不是在生产阶段变成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mapper_parsing_exception</w:t>
      </w:r>
      <w:r>
        <w:rPr>
          <w:rFonts w:ascii="微软雅黑" w:eastAsia="微软雅黑" w:hAnsi="微软雅黑" w:hint="eastAsia"/>
          <w:color w:val="222222"/>
        </w:rPr>
        <w:t>。代价是新增字段须同步改</w:t>
      </w:r>
      <w:r>
        <w:rPr>
          <w:rFonts w:ascii="微软雅黑" w:eastAsia="微软雅黑" w:hAnsi="微软雅黑" w:hint="eastAsia"/>
          <w:color w:val="222222"/>
        </w:rPr>
        <w:t xml:space="preserve"> mapping</w:t>
      </w:r>
      <w:r>
        <w:rPr>
          <w:rFonts w:ascii="微软雅黑" w:eastAsia="微软雅黑" w:hAnsi="微软雅黑" w:hint="eastAsia"/>
          <w:color w:val="222222"/>
        </w:rPr>
        <w:t>，本项目字段集合稳定，代价可接受。</w:t>
      </w:r>
    </w:p>
    <w:p w14:paraId="7DC27DC7" w14:textId="77777777" w:rsidR="008D7DB7" w:rsidRDefault="008D7DB7">
      <w:pPr>
        <w:numPr>
          <w:ilvl w:val="0"/>
          <w:numId w:val="2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keyword </w:t>
      </w:r>
      <w:r>
        <w:rPr>
          <w:rStyle w:val="a4"/>
          <w:rFonts w:ascii="微软雅黑" w:eastAsia="微软雅黑" w:hAnsi="微软雅黑" w:hint="eastAsia"/>
          <w:color w:val="222222"/>
        </w:rPr>
        <w:t>与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text </w:t>
      </w:r>
      <w:r>
        <w:rPr>
          <w:rStyle w:val="a4"/>
          <w:rFonts w:ascii="微软雅黑" w:eastAsia="微软雅黑" w:hAnsi="微软雅黑" w:hint="eastAsia"/>
          <w:color w:val="222222"/>
        </w:rPr>
        <w:t>的分工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deviceId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alarmType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level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status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是精确筛选维度，必须用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keyword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text </w:t>
      </w:r>
      <w:r>
        <w:rPr>
          <w:rFonts w:ascii="微软雅黑" w:eastAsia="微软雅黑" w:hAnsi="微软雅黑" w:hint="eastAsia"/>
          <w:color w:val="222222"/>
        </w:rPr>
        <w:t>会被分词导致</w:t>
      </w:r>
      <w:r>
        <w:rPr>
          <w:rFonts w:ascii="微软雅黑" w:eastAsia="微软雅黑" w:hAnsi="微软雅黑" w:hint="eastAsia"/>
          <w:color w:val="222222"/>
        </w:rPr>
        <w:t>"UAV-001"</w:t>
      </w:r>
      <w:r>
        <w:rPr>
          <w:rFonts w:ascii="微软雅黑" w:eastAsia="微软雅黑" w:hAnsi="微软雅黑" w:hint="eastAsia"/>
          <w:color w:val="222222"/>
        </w:rPr>
        <w:t>被拆碎而查不到）；</w:t>
      </w:r>
      <w:r>
        <w:rPr>
          <w:rStyle w:val="HTML"/>
          <w:rFonts w:hint="eastAsia"/>
          <w:color w:val="222222"/>
        </w:rPr>
        <w:t>description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供人阅读与模糊搜索，用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text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中文分词，同时保留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raw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子字段支持精确匹配。</w:t>
      </w:r>
    </w:p>
    <w:p w14:paraId="296038A6" w14:textId="77777777" w:rsidR="008D7DB7" w:rsidRDefault="008D7DB7">
      <w:pPr>
        <w:numPr>
          <w:ilvl w:val="0"/>
          <w:numId w:val="2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HTML"/>
          <w:rFonts w:hint="eastAsia"/>
          <w:b/>
          <w:bCs/>
          <w:color w:val="222222"/>
        </w:rPr>
        <w:lastRenderedPageBreak/>
        <w:t>geo_point</w:t>
      </w:r>
      <w:r>
        <w:rPr>
          <w:rFonts w:ascii="微软雅黑" w:eastAsia="微软雅黑" w:hAnsi="微软雅黑" w:hint="eastAsia"/>
          <w:color w:val="222222"/>
        </w:rPr>
        <w:t>：承载</w:t>
      </w:r>
      <w:r>
        <w:rPr>
          <w:rFonts w:ascii="微软雅黑" w:eastAsia="微软雅黑" w:hAnsi="微软雅黑" w:hint="eastAsia"/>
          <w:color w:val="222222"/>
        </w:rPr>
        <w:t xml:space="preserve"> 4.2.4 </w:t>
      </w:r>
      <w:r>
        <w:rPr>
          <w:rFonts w:ascii="微软雅黑" w:eastAsia="微软雅黑" w:hAnsi="微软雅黑" w:hint="eastAsia"/>
          <w:color w:val="222222"/>
        </w:rPr>
        <w:t>节的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geo_distance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检索与</w:t>
      </w:r>
      <w:r>
        <w:rPr>
          <w:rFonts w:ascii="微软雅黑" w:eastAsia="微软雅黑" w:hAnsi="微软雅黑" w:hint="eastAsia"/>
          <w:color w:val="222222"/>
        </w:rPr>
        <w:t xml:space="preserve"> Kibana </w:t>
      </w:r>
      <w:r>
        <w:rPr>
          <w:rFonts w:ascii="微软雅黑" w:eastAsia="微软雅黑" w:hAnsi="微软雅黑" w:hint="eastAsia"/>
          <w:color w:val="222222"/>
        </w:rPr>
        <w:t>地理可视化。注意坐标顺序为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[</w:t>
      </w:r>
      <w:r>
        <w:rPr>
          <w:rStyle w:val="HTML"/>
          <w:rFonts w:hint="eastAsia"/>
          <w:color w:val="222222"/>
        </w:rPr>
        <w:t>经度</w:t>
      </w:r>
      <w:r>
        <w:rPr>
          <w:rStyle w:val="HTML"/>
          <w:rFonts w:hint="eastAsia"/>
          <w:color w:val="222222"/>
        </w:rPr>
        <w:t xml:space="preserve">, </w:t>
      </w:r>
      <w:r>
        <w:rPr>
          <w:rStyle w:val="HTML"/>
          <w:rFonts w:hint="eastAsia"/>
          <w:color w:val="222222"/>
        </w:rPr>
        <w:t>纬度</w:t>
      </w:r>
      <w:r>
        <w:rPr>
          <w:rStyle w:val="HTML"/>
          <w:rFonts w:hint="eastAsia"/>
          <w:color w:val="222222"/>
        </w:rPr>
        <w:t>]</w:t>
      </w:r>
      <w:r>
        <w:rPr>
          <w:rFonts w:ascii="微软雅黑" w:eastAsia="微软雅黑" w:hAnsi="微软雅黑" w:hint="eastAsia"/>
          <w:color w:val="222222"/>
        </w:rPr>
        <w:t>，写入顺序写反是极常见的错误（表现是坐标落在南极洲附近）。</w:t>
      </w:r>
    </w:p>
    <w:p w14:paraId="6B6A0DCC" w14:textId="77777777" w:rsidR="008D7DB7" w:rsidRDefault="008D7DB7">
      <w:pPr>
        <w:numPr>
          <w:ilvl w:val="0"/>
          <w:numId w:val="2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HTML"/>
          <w:rFonts w:hint="eastAsia"/>
          <w:b/>
          <w:bCs/>
          <w:color w:val="222222"/>
        </w:rPr>
        <w:t>number_of_replicas: 0</w:t>
      </w:r>
      <w:r>
        <w:rPr>
          <w:rFonts w:ascii="微软雅黑" w:eastAsia="微软雅黑" w:hAnsi="微软雅黑" w:hint="eastAsia"/>
          <w:color w:val="222222"/>
        </w:rPr>
        <w:t>：单节点环境副本无法分配，若设为</w:t>
      </w:r>
      <w:r>
        <w:rPr>
          <w:rFonts w:ascii="微软雅黑" w:eastAsia="微软雅黑" w:hAnsi="微软雅黑" w:hint="eastAsia"/>
          <w:color w:val="222222"/>
        </w:rPr>
        <w:t xml:space="preserve"> 1 </w:t>
      </w:r>
      <w:r>
        <w:rPr>
          <w:rFonts w:ascii="微软雅黑" w:eastAsia="微软雅黑" w:hAnsi="微软雅黑" w:hint="eastAsia"/>
          <w:color w:val="222222"/>
        </w:rPr>
        <w:t>会长期处于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yellow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状态并持续报错日志，干扰排错。</w:t>
      </w:r>
      <w:r>
        <w:rPr>
          <w:rStyle w:val="a4"/>
          <w:rFonts w:ascii="微软雅黑" w:eastAsia="微软雅黑" w:hAnsi="微软雅黑" w:hint="eastAsia"/>
          <w:color w:val="222222"/>
        </w:rPr>
        <w:t>这是单节点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ES </w:t>
      </w:r>
      <w:r>
        <w:rPr>
          <w:rStyle w:val="a4"/>
          <w:rFonts w:ascii="微软雅黑" w:eastAsia="微软雅黑" w:hAnsi="微软雅黑" w:hint="eastAsia"/>
          <w:color w:val="222222"/>
        </w:rPr>
        <w:t>部署的必设项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5EA02E9D" w14:textId="77777777" w:rsidR="008D7DB7" w:rsidRDefault="008D7DB7">
      <w:pPr>
        <w:numPr>
          <w:ilvl w:val="0"/>
          <w:numId w:val="2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HTML"/>
          <w:rFonts w:hint="eastAsia"/>
          <w:b/>
          <w:bCs/>
          <w:color w:val="222222"/>
        </w:rPr>
        <w:t>snapshotPath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/ </w:t>
      </w:r>
      <w:r>
        <w:rPr>
          <w:rStyle w:val="HTML"/>
          <w:rFonts w:hint="eastAsia"/>
          <w:b/>
          <w:bCs/>
          <w:color w:val="222222"/>
        </w:rPr>
        <w:t>infraredPath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设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b/>
          <w:bCs/>
          <w:color w:val="222222"/>
        </w:rPr>
        <w:t>index: false</w:t>
      </w:r>
      <w:r>
        <w:rPr>
          <w:rFonts w:ascii="微软雅黑" w:eastAsia="微软雅黑" w:hAnsi="微软雅黑" w:hint="eastAsia"/>
          <w:color w:val="222222"/>
        </w:rPr>
        <w:t>：这些路径字段只在结果中展示、从不作为查询条件，不建索引可节省空间。</w:t>
      </w:r>
    </w:p>
    <w:p w14:paraId="42291F44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核心查询示例（</w:t>
      </w:r>
      <w:r>
        <w:rPr>
          <w:rStyle w:val="a4"/>
          <w:rFonts w:ascii="微软雅黑" w:eastAsia="微软雅黑" w:hAnsi="微软雅黑" w:hint="eastAsia"/>
          <w:color w:val="222222"/>
        </w:rPr>
        <w:t>DSL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</w:p>
    <w:p w14:paraId="3EA1529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POST /inspection_alarm_v1/_search</w:t>
      </w:r>
    </w:p>
    <w:p w14:paraId="4DE9368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{</w:t>
      </w:r>
    </w:p>
    <w:p w14:paraId="06DCC4B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"query": {</w:t>
      </w:r>
    </w:p>
    <w:p w14:paraId="5E7254E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"bool": {</w:t>
      </w:r>
    </w:p>
    <w:p w14:paraId="632FE7E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"filter": [</w:t>
      </w:r>
    </w:p>
    <w:p w14:paraId="3FE0556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{ "term":  { "alarmType": "PERIMETER_BREACH" } },</w:t>
      </w:r>
    </w:p>
    <w:p w14:paraId="1C39D52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{ "term":  { "level": "CRITICAL" } },</w:t>
      </w:r>
    </w:p>
    <w:p w14:paraId="71B3B0A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{ "range": { "occurredTime": { "gte": "now-24h", "lte": "now" } } },</w:t>
      </w:r>
    </w:p>
    <w:p w14:paraId="158CF54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{ "geo_distance": { "distance": "500m", "location": { "lat"</w:t>
      </w:r>
      <w:r>
        <w:rPr>
          <w:rStyle w:val="HTML"/>
          <w:rFonts w:hint="eastAsia"/>
          <w:color w:val="222222"/>
        </w:rPr>
        <w:t>: 39.9092, "lon": 116.3974 } } }</w:t>
      </w:r>
    </w:p>
    <w:p w14:paraId="5BAB3D8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],</w:t>
      </w:r>
    </w:p>
    <w:p w14:paraId="5365150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"must": [</w:t>
      </w:r>
    </w:p>
    <w:p w14:paraId="67E3857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{ "match": { "description": "</w:t>
      </w:r>
      <w:r>
        <w:rPr>
          <w:rStyle w:val="HTML"/>
          <w:rFonts w:hint="eastAsia"/>
          <w:color w:val="222222"/>
        </w:rPr>
        <w:t>围墙</w:t>
      </w: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人员</w:t>
      </w:r>
      <w:r>
        <w:rPr>
          <w:rStyle w:val="HTML"/>
          <w:rFonts w:hint="eastAsia"/>
          <w:color w:val="222222"/>
        </w:rPr>
        <w:t>" } }</w:t>
      </w:r>
    </w:p>
    <w:p w14:paraId="1E84896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]</w:t>
      </w:r>
    </w:p>
    <w:p w14:paraId="5D98772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3D20169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},</w:t>
      </w:r>
    </w:p>
    <w:p w14:paraId="130F8FA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"sort": [ { "occurredTime": "desc" } ],</w:t>
      </w:r>
    </w:p>
    <w:p w14:paraId="5705AEC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"from": 0,</w:t>
      </w:r>
    </w:p>
    <w:p w14:paraId="100E4D2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"size": 20,</w:t>
      </w:r>
    </w:p>
    <w:p w14:paraId="0FB3852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"aggs": {</w:t>
      </w:r>
    </w:p>
    <w:p w14:paraId="7506E4E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"by_type":   { "terms": { "field": "alarmType", "size": 10 } },</w:t>
      </w:r>
    </w:p>
    <w:p w14:paraId="2489632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"trend":     { "date_histogram": { "field": "occurredTime", "fixed_interval": "1h" } }</w:t>
      </w:r>
    </w:p>
    <w:p w14:paraId="45AE20E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}</w:t>
      </w:r>
    </w:p>
    <w:p w14:paraId="4430B47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1B888A82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索引维护约定</w:t>
      </w:r>
      <w:r>
        <w:rPr>
          <w:rFonts w:ascii="微软雅黑" w:eastAsia="微软雅黑" w:hAnsi="微软雅黑" w:hint="eastAsia"/>
          <w:color w:val="222222"/>
        </w:rPr>
        <w:t>：索引由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AlarmIndexInitializer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在服务启动时检查并创建（幂等）；写入统一走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_bulk</w:t>
      </w:r>
      <w:r>
        <w:rPr>
          <w:rFonts w:ascii="微软雅黑" w:eastAsia="微软雅黑" w:hAnsi="微软雅黑" w:hint="eastAsia"/>
          <w:color w:val="222222"/>
        </w:rPr>
        <w:t>；每日统计任务对</w:t>
      </w:r>
      <w:r>
        <w:rPr>
          <w:rFonts w:ascii="微软雅黑" w:eastAsia="微软雅黑" w:hAnsi="微软雅黑" w:hint="eastAsia"/>
          <w:color w:val="222222"/>
        </w:rPr>
        <w:t xml:space="preserve"> MongoDB </w:t>
      </w:r>
      <w:r>
        <w:rPr>
          <w:rFonts w:ascii="微软雅黑" w:eastAsia="微软雅黑" w:hAnsi="微软雅黑" w:hint="eastAsia"/>
          <w:color w:val="222222"/>
        </w:rPr>
        <w:t>与</w:t>
      </w:r>
      <w:r>
        <w:rPr>
          <w:rFonts w:ascii="微软雅黑" w:eastAsia="微软雅黑" w:hAnsi="微软雅黑" w:hint="eastAsia"/>
          <w:color w:val="222222"/>
        </w:rPr>
        <w:t xml:space="preserve"> ES </w:t>
      </w:r>
      <w:r>
        <w:rPr>
          <w:rFonts w:ascii="微软雅黑" w:eastAsia="微软雅黑" w:hAnsi="微软雅黑" w:hint="eastAsia"/>
          <w:color w:val="222222"/>
        </w:rPr>
        <w:t>的记录数对账，差异超阈值则告警并触发补数（写入</w:t>
      </w:r>
      <w:r>
        <w:rPr>
          <w:rFonts w:ascii="微软雅黑" w:eastAsia="微软雅黑" w:hAnsi="微软雅黑" w:hint="eastAsia"/>
          <w:color w:val="222222"/>
        </w:rPr>
        <w:t xml:space="preserve"> 5.3 </w:t>
      </w:r>
      <w:r>
        <w:rPr>
          <w:rFonts w:ascii="微软雅黑" w:eastAsia="微软雅黑" w:hAnsi="微软雅黑" w:hint="eastAsia"/>
          <w:color w:val="222222"/>
        </w:rPr>
        <w:t>风险预案）。</w:t>
      </w:r>
    </w:p>
    <w:p w14:paraId="60365D10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4.6 </w:t>
      </w:r>
      <w:r>
        <w:rPr>
          <w:rFonts w:ascii="微软雅黑" w:eastAsia="微软雅黑" w:hAnsi="微软雅黑" w:hint="eastAsia"/>
          <w:color w:val="222222"/>
        </w:rPr>
        <w:t>部署方案设计</w:t>
      </w:r>
    </w:p>
    <w:p w14:paraId="209D25BA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4.6.1 Docker </w:t>
      </w:r>
      <w:r>
        <w:rPr>
          <w:rFonts w:ascii="微软雅黑" w:eastAsia="微软雅黑" w:hAnsi="微软雅黑" w:hint="eastAsia"/>
          <w:color w:val="222222"/>
        </w:rPr>
        <w:t>部署拓扑（图</w:t>
      </w:r>
      <w:r>
        <w:rPr>
          <w:rFonts w:ascii="微软雅黑" w:eastAsia="微软雅黑" w:hAnsi="微软雅黑" w:hint="eastAsia"/>
          <w:color w:val="222222"/>
        </w:rPr>
        <w:t xml:space="preserve"> 4-3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47BD0E2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flowchart TB</w:t>
      </w:r>
    </w:p>
    <w:p w14:paraId="3AD5209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subgraph HOST[</w:t>
      </w:r>
      <w:r>
        <w:rPr>
          <w:rStyle w:val="HTML"/>
          <w:rFonts w:hint="eastAsia"/>
          <w:color w:val="222222"/>
        </w:rPr>
        <w:t>宿主机</w:t>
      </w:r>
      <w:r>
        <w:rPr>
          <w:rStyle w:val="HTML"/>
          <w:rFonts w:hint="eastAsia"/>
          <w:color w:val="222222"/>
        </w:rPr>
        <w:t xml:space="preserve">: </w:t>
      </w:r>
      <w:r>
        <w:rPr>
          <w:rStyle w:val="HTML"/>
          <w:rFonts w:hint="eastAsia"/>
          <w:color w:val="222222"/>
        </w:rPr>
        <w:t>建议</w:t>
      </w:r>
      <w:r>
        <w:rPr>
          <w:rStyle w:val="HTML"/>
          <w:rFonts w:hint="eastAsia"/>
          <w:color w:val="222222"/>
        </w:rPr>
        <w:t xml:space="preserve"> 8 </w:t>
      </w:r>
      <w:r>
        <w:rPr>
          <w:rStyle w:val="HTML"/>
          <w:rFonts w:hint="eastAsia"/>
          <w:color w:val="222222"/>
        </w:rPr>
        <w:t>核</w:t>
      </w:r>
      <w:r>
        <w:rPr>
          <w:rStyle w:val="HTML"/>
          <w:rFonts w:hint="eastAsia"/>
          <w:color w:val="222222"/>
        </w:rPr>
        <w:t xml:space="preserve"> 16GB, </w:t>
      </w:r>
      <w:r>
        <w:rPr>
          <w:rStyle w:val="HTML"/>
          <w:rFonts w:hint="eastAsia"/>
          <w:color w:val="222222"/>
        </w:rPr>
        <w:t>磁盘</w:t>
      </w:r>
      <w:r>
        <w:rPr>
          <w:rStyle w:val="HTML"/>
          <w:rFonts w:hint="eastAsia"/>
          <w:color w:val="222222"/>
        </w:rPr>
        <w:t xml:space="preserve"> 40GB+]</w:t>
      </w:r>
    </w:p>
    <w:p w14:paraId="1D4F6D8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subgraph NET[docker </w:t>
      </w:r>
      <w:r>
        <w:rPr>
          <w:rStyle w:val="HTML"/>
          <w:rFonts w:hint="eastAsia"/>
          <w:color w:val="222222"/>
        </w:rPr>
        <w:t>自定义</w:t>
      </w:r>
      <w:r>
        <w:rPr>
          <w:rStyle w:val="HTML"/>
          <w:rFonts w:hint="eastAsia"/>
          <w:color w:val="222222"/>
        </w:rPr>
        <w:t xml:space="preserve"> bridge </w:t>
      </w:r>
      <w:r>
        <w:rPr>
          <w:rStyle w:val="HTML"/>
          <w:rFonts w:hint="eastAsia"/>
          <w:color w:val="222222"/>
        </w:rPr>
        <w:t>网络</w:t>
      </w:r>
      <w:r>
        <w:rPr>
          <w:rStyle w:val="HTML"/>
          <w:rFonts w:hint="eastAsia"/>
          <w:color w:val="222222"/>
        </w:rPr>
        <w:t xml:space="preserve"> inspection-net]</w:t>
      </w:r>
    </w:p>
    <w:p w14:paraId="0B29FB3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      subgraph COMP[</w:t>
      </w:r>
      <w:r>
        <w:rPr>
          <w:rStyle w:val="HTML"/>
          <w:rFonts w:hint="eastAsia"/>
          <w:color w:val="222222"/>
        </w:rPr>
        <w:t>组件容器</w:t>
      </w:r>
      <w:r>
        <w:rPr>
          <w:rStyle w:val="HTML"/>
          <w:rFonts w:hint="eastAsia"/>
          <w:color w:val="222222"/>
        </w:rPr>
        <w:t>]</w:t>
      </w:r>
    </w:p>
    <w:p w14:paraId="6497034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NN[namenode:9870/8020]</w:t>
      </w:r>
    </w:p>
    <w:p w14:paraId="1066CC7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DN[datanode:9864]</w:t>
      </w:r>
    </w:p>
    <w:p w14:paraId="52BF824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MG[mongodb:27017 </w:t>
      </w:r>
      <w:r>
        <w:rPr>
          <w:rStyle w:val="HTML"/>
          <w:rFonts w:hint="eastAsia"/>
          <w:color w:val="222222"/>
        </w:rPr>
        <w:t>副本集</w:t>
      </w:r>
      <w:r>
        <w:rPr>
          <w:rStyle w:val="HTML"/>
          <w:rFonts w:hint="eastAsia"/>
          <w:color w:val="222222"/>
        </w:rPr>
        <w:t xml:space="preserve"> rs0]</w:t>
      </w:r>
    </w:p>
    <w:p w14:paraId="17F5670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KF[kafka:9092 </w:t>
      </w:r>
      <w:r>
        <w:rPr>
          <w:rStyle w:val="HTML"/>
          <w:rFonts w:hint="eastAsia"/>
          <w:color w:val="222222"/>
        </w:rPr>
        <w:t>内</w:t>
      </w:r>
      <w:r>
        <w:rPr>
          <w:rStyle w:val="HTML"/>
          <w:rFonts w:hint="eastAsia"/>
          <w:color w:val="222222"/>
        </w:rPr>
        <w:t xml:space="preserve"> / 9094 </w:t>
      </w:r>
      <w:r>
        <w:rPr>
          <w:rStyle w:val="HTML"/>
          <w:rFonts w:hint="eastAsia"/>
          <w:color w:val="222222"/>
        </w:rPr>
        <w:t>外</w:t>
      </w:r>
      <w:r>
        <w:rPr>
          <w:rStyle w:val="HTML"/>
          <w:rFonts w:hint="eastAsia"/>
          <w:color w:val="222222"/>
        </w:rPr>
        <w:t xml:space="preserve"> KRaft]</w:t>
      </w:r>
    </w:p>
    <w:p w14:paraId="3C7D9EA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ES[elasticsearch:9200]</w:t>
      </w:r>
    </w:p>
    <w:p w14:paraId="3A3D42B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KB[kibana:5601]</w:t>
      </w:r>
    </w:p>
    <w:p w14:paraId="5B35479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NGX[nginx:80 -&gt; </w:t>
      </w:r>
      <w:r>
        <w:rPr>
          <w:rStyle w:val="HTML"/>
          <w:rFonts w:hint="eastAsia"/>
          <w:color w:val="222222"/>
        </w:rPr>
        <w:t>宿主机</w:t>
      </w:r>
      <w:r>
        <w:rPr>
          <w:rStyle w:val="HTML"/>
          <w:rFonts w:hint="eastAsia"/>
          <w:color w:val="222222"/>
        </w:rPr>
        <w:t xml:space="preserve"> 8080]</w:t>
      </w:r>
    </w:p>
    <w:p w14:paraId="26082EE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end</w:t>
      </w:r>
    </w:p>
    <w:p w14:paraId="22FCB6A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subgraph APP[</w:t>
      </w:r>
      <w:r>
        <w:rPr>
          <w:rStyle w:val="HTML"/>
          <w:rFonts w:hint="eastAsia"/>
          <w:color w:val="222222"/>
        </w:rPr>
        <w:t>应用容器</w:t>
      </w:r>
      <w:r>
        <w:rPr>
          <w:rStyle w:val="HTML"/>
          <w:rFonts w:hint="eastAsia"/>
          <w:color w:val="222222"/>
        </w:rPr>
        <w:t>]</w:t>
      </w:r>
    </w:p>
    <w:p w14:paraId="53F7F0D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B1[backend-1:8081]</w:t>
      </w:r>
    </w:p>
    <w:p w14:paraId="69E06A6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B2[backend-2:8082]</w:t>
      </w:r>
    </w:p>
    <w:p w14:paraId="616012D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</w:t>
      </w:r>
      <w:r>
        <w:rPr>
          <w:rStyle w:val="HTML"/>
          <w:rFonts w:hint="eastAsia"/>
          <w:color w:val="222222"/>
        </w:rPr>
        <w:t>SIM1[uav-sim-1 / uav-sim-2]</w:t>
      </w:r>
    </w:p>
    <w:p w14:paraId="3DBFBF3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SIM2[dog-sim-1 / dog-sim-2]</w:t>
      </w:r>
    </w:p>
    <w:p w14:paraId="001847A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end</w:t>
      </w:r>
    </w:p>
    <w:p w14:paraId="3E827A6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end</w:t>
      </w:r>
    </w:p>
    <w:p w14:paraId="2E9DE6D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VOL[(</w:t>
      </w:r>
      <w:r>
        <w:rPr>
          <w:rStyle w:val="HTML"/>
          <w:rFonts w:hint="eastAsia"/>
          <w:color w:val="222222"/>
        </w:rPr>
        <w:t>命名卷</w:t>
      </w:r>
      <w:r>
        <w:rPr>
          <w:rStyle w:val="HTML"/>
          <w:rFonts w:hint="eastAsia"/>
          <w:color w:val="222222"/>
        </w:rPr>
        <w:t>: hdfs-name hdfs-data mongo-data kafka-data es-data)]</w:t>
      </w:r>
    </w:p>
    <w:p w14:paraId="7AAD49B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end</w:t>
      </w:r>
    </w:p>
    <w:p w14:paraId="64F14D7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OPER[</w:t>
      </w:r>
      <w:r>
        <w:rPr>
          <w:rStyle w:val="HTML"/>
          <w:rFonts w:hint="eastAsia"/>
          <w:color w:val="222222"/>
        </w:rPr>
        <w:t>运维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答辩演示</w:t>
      </w:r>
      <w:r>
        <w:rPr>
          <w:rStyle w:val="HTML"/>
          <w:rFonts w:hint="eastAsia"/>
          <w:color w:val="222222"/>
        </w:rPr>
        <w:t xml:space="preserve">: </w:t>
      </w:r>
      <w:r>
        <w:rPr>
          <w:rStyle w:val="HTML"/>
          <w:rFonts w:hint="eastAsia"/>
          <w:color w:val="222222"/>
        </w:rPr>
        <w:t>浏览器</w:t>
      </w:r>
      <w:r>
        <w:rPr>
          <w:rStyle w:val="HTML"/>
          <w:rFonts w:hint="eastAsia"/>
          <w:color w:val="222222"/>
        </w:rPr>
        <w:t>] --&gt; NGX</w:t>
      </w:r>
    </w:p>
    <w:p w14:paraId="1834B3C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OPER -.-&gt;|</w:t>
      </w:r>
      <w:r>
        <w:rPr>
          <w:rStyle w:val="HTML"/>
          <w:rFonts w:hint="eastAsia"/>
          <w:color w:val="222222"/>
        </w:rPr>
        <w:t>仅运维需要时暴露</w:t>
      </w:r>
      <w:r>
        <w:rPr>
          <w:rStyle w:val="HTML"/>
          <w:rFonts w:hint="eastAsia"/>
          <w:color w:val="222222"/>
        </w:rPr>
        <w:t>| NN</w:t>
      </w:r>
    </w:p>
    <w:p w14:paraId="38E2B1D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OPER -.-&gt;|</w:t>
      </w:r>
      <w:r>
        <w:rPr>
          <w:rStyle w:val="HTML"/>
          <w:rFonts w:hint="eastAsia"/>
          <w:color w:val="222222"/>
        </w:rPr>
        <w:t>仅运维需要时暴露</w:t>
      </w:r>
      <w:r>
        <w:rPr>
          <w:rStyle w:val="HTML"/>
          <w:rFonts w:hint="eastAsia"/>
          <w:color w:val="222222"/>
        </w:rPr>
        <w:t>| KB</w:t>
      </w:r>
    </w:p>
    <w:p w14:paraId="6BCC597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NGX --&gt; B1</w:t>
      </w:r>
    </w:p>
    <w:p w14:paraId="19903EF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NGX --&gt; B2</w:t>
      </w:r>
    </w:p>
    <w:p w14:paraId="4DCB2C7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B1 --&gt; KF</w:t>
      </w:r>
    </w:p>
    <w:p w14:paraId="0675C2A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B2 --&gt; KF</w:t>
      </w:r>
    </w:p>
    <w:p w14:paraId="6EBA1A7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B1 --&gt; MG</w:t>
      </w:r>
    </w:p>
    <w:p w14:paraId="7496739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B2 --&gt; MG</w:t>
      </w:r>
    </w:p>
    <w:p w14:paraId="4ADC52D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B1 --&gt; ES</w:t>
      </w:r>
    </w:p>
    <w:p w14:paraId="016237B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B2 --&gt; ES</w:t>
      </w:r>
    </w:p>
    <w:p w14:paraId="2FFFC01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SIM1 --&gt; KF</w:t>
      </w:r>
    </w:p>
    <w:p w14:paraId="0178378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SIM2 --&gt; KF</w:t>
      </w:r>
    </w:p>
    <w:p w14:paraId="7BF7E65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B1 --&gt; NN</w:t>
      </w:r>
    </w:p>
    <w:p w14:paraId="704D609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B2 --&gt; NN</w:t>
      </w:r>
    </w:p>
    <w:p w14:paraId="637EF2D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NN --- DN</w:t>
      </w:r>
    </w:p>
    <w:p w14:paraId="183723A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ES --&gt; KB</w:t>
      </w:r>
    </w:p>
    <w:p w14:paraId="165FC00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NN --- VOL</w:t>
      </w:r>
    </w:p>
    <w:p w14:paraId="725741E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MG --- VOL</w:t>
      </w:r>
    </w:p>
    <w:p w14:paraId="188942C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KF --- VOL</w:t>
      </w:r>
    </w:p>
    <w:p w14:paraId="64D43EF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ES --- VOL</w:t>
      </w:r>
    </w:p>
    <w:p w14:paraId="3D813033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图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4-3 Docker </w:t>
      </w:r>
      <w:r>
        <w:rPr>
          <w:rStyle w:val="a4"/>
          <w:rFonts w:ascii="微软雅黑" w:eastAsia="微软雅黑" w:hAnsi="微软雅黑" w:hint="eastAsia"/>
          <w:color w:val="222222"/>
        </w:rPr>
        <w:t>容器部署拓扑图</w:t>
      </w:r>
    </w:p>
    <w:p w14:paraId="2022E886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4.6.2 </w:t>
      </w:r>
      <w:r>
        <w:rPr>
          <w:rFonts w:ascii="微软雅黑" w:eastAsia="微软雅黑" w:hAnsi="微软雅黑" w:hint="eastAsia"/>
          <w:color w:val="222222"/>
        </w:rPr>
        <w:t>容器清单与端口规划（表</w:t>
      </w:r>
      <w:r>
        <w:rPr>
          <w:rFonts w:ascii="微软雅黑" w:eastAsia="微软雅黑" w:hAnsi="微软雅黑" w:hint="eastAsia"/>
          <w:color w:val="222222"/>
        </w:rPr>
        <w:t xml:space="preserve"> 4-2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4920"/>
        <w:gridCol w:w="840"/>
        <w:gridCol w:w="1327"/>
        <w:gridCol w:w="2960"/>
      </w:tblGrid>
      <w:tr w:rsidR="00000000" w14:paraId="60FEDD78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3F27E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服务名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EAD73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镜像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4EE3B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容器内端口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81FC9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宿主机端口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C4911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3A2E44F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8334B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namenode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89139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apache/hadoop:3.3.6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C13E8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9870 / 8020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8997F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9870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（仅运维）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98ACE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NameNode + Web UI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Style w:val="HTML"/>
                <w:rFonts w:hint="eastAsia"/>
                <w:color w:val="222222"/>
              </w:rPr>
              <w:t>8020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RPC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端口，仅容器内使用</w:t>
            </w:r>
          </w:p>
        </w:tc>
      </w:tr>
      <w:tr w:rsidR="00000000" w14:paraId="18051DA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191EF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lastRenderedPageBreak/>
              <w:t>datanode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C58BA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apache/hadoop:3.3.6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8C2A3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9864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3B521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9864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（仅运维）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C8662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DataNode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；副本数设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</w:t>
            </w:r>
          </w:p>
        </w:tc>
      </w:tr>
      <w:tr w:rsidR="00000000" w14:paraId="09D8FC0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4E430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6EAE2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mongo:6.0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1BC7A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27017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C69E4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27017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（可选）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B27FA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单节点副本集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rs0</w:t>
            </w:r>
          </w:p>
        </w:tc>
      </w:tr>
      <w:tr w:rsidR="00000000" w14:paraId="532CD74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4A16E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kafka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5E4F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apache/kafka:4.0.0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140DB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9092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（内）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 9093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（控制器）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 9094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（外）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5F04C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9094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47950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官方镜像，纯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KRaft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ZooKeeper</w:t>
            </w:r>
          </w:p>
        </w:tc>
      </w:tr>
      <w:tr w:rsidR="00000000" w14:paraId="2864CDD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4B9F4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elasticsearch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2B250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docker.elastic.co/elasticsearch/elasticsearch:8.13.0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37CE6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9200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F688A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9200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（仅运维）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E662B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单节点，</w:t>
            </w:r>
            <w:r>
              <w:rPr>
                <w:rStyle w:val="HTML"/>
                <w:rFonts w:hint="eastAsia"/>
                <w:color w:val="222222"/>
              </w:rPr>
              <w:t>xpack.security.enabled=false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，堆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 GB</w:t>
            </w:r>
          </w:p>
        </w:tc>
      </w:tr>
      <w:tr w:rsidR="00000000" w14:paraId="28B91A7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3A352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kibana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1711C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docker.elastic.co/kibana/kibana:8.13.0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11167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5601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97CF0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5601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（仅运维）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ED82A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Style w:val="HTML"/>
                <w:rFonts w:hint="eastAsia"/>
                <w:color w:val="222222"/>
              </w:rPr>
              <w:t>/kibana/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亦可访问</w:t>
            </w:r>
          </w:p>
        </w:tc>
      </w:tr>
      <w:tr w:rsidR="00000000" w14:paraId="71E6F4F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3998F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nginx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ADB24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nginx:1.25-alpine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9D9F1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EC356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8080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C89AC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唯一对外业务入口</w:t>
            </w:r>
          </w:p>
        </w:tc>
      </w:tr>
      <w:tr w:rsidR="00000000" w14:paraId="1A6D1D6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50DA4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backend-1/2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D2F6A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自构建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inspection-backend:0.1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4DB0E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8081 / 8082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892D9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不暴露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A5F9C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无状态双实例，演示负载均衡</w:t>
            </w:r>
          </w:p>
        </w:tc>
      </w:tr>
      <w:tr w:rsidR="00000000" w14:paraId="37E32CA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0E539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*-sim-*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A9606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自构建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inspection-simulator:0.2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E54BF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8080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（容器内）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A0A4D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8089~8092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（故障注入运维通道）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E1937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狗，生产者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消费者；</w:t>
            </w:r>
            <w:r>
              <w:rPr>
                <w:rStyle w:val="HTML"/>
                <w:rFonts w:hint="eastAsia"/>
                <w:color w:val="222222"/>
              </w:rPr>
              <w:t>POST /sim/fault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注入故障</w:t>
            </w:r>
          </w:p>
        </w:tc>
      </w:tr>
    </w:tbl>
    <w:p w14:paraId="2133BB49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 xml:space="preserve">4.6.3 </w:t>
      </w:r>
      <w:r>
        <w:rPr>
          <w:rFonts w:ascii="微软雅黑" w:eastAsia="微软雅黑" w:hAnsi="微软雅黑" w:hint="eastAsia"/>
          <w:color w:val="222222"/>
        </w:rPr>
        <w:t>关键部署设计决策</w:t>
      </w:r>
    </w:p>
    <w:p w14:paraId="58A4AC1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1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Kafka </w:t>
      </w:r>
      <w:r>
        <w:rPr>
          <w:rStyle w:val="a4"/>
          <w:rFonts w:ascii="微软雅黑" w:eastAsia="微软雅黑" w:hAnsi="微软雅黑" w:hint="eastAsia"/>
          <w:color w:val="222222"/>
        </w:rPr>
        <w:t>双监听器——规避</w:t>
      </w:r>
      <w:r>
        <w:rPr>
          <w:rStyle w:val="a4"/>
          <w:rFonts w:ascii="微软雅黑" w:eastAsia="微软雅黑" w:hAnsi="微软雅黑" w:hint="eastAsia"/>
          <w:color w:val="222222"/>
        </w:rPr>
        <w:t>"</w:t>
      </w:r>
      <w:r>
        <w:rPr>
          <w:rStyle w:val="a4"/>
          <w:rFonts w:ascii="微软雅黑" w:eastAsia="微软雅黑" w:hAnsi="微软雅黑" w:hint="eastAsia"/>
          <w:color w:val="222222"/>
        </w:rPr>
        <w:t>宿主机连不上容器内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Broker"</w:t>
      </w:r>
      <w:r>
        <w:rPr>
          <w:rStyle w:val="a4"/>
          <w:rFonts w:ascii="微软雅黑" w:eastAsia="微软雅黑" w:hAnsi="微软雅黑" w:hint="eastAsia"/>
          <w:color w:val="222222"/>
        </w:rPr>
        <w:t>的经典陷阱。</w:t>
      </w:r>
    </w:p>
    <w:p w14:paraId="406B06FC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Kafka </w:t>
      </w:r>
      <w:r>
        <w:rPr>
          <w:rFonts w:ascii="微软雅黑" w:eastAsia="微软雅黑" w:hAnsi="微软雅黑" w:hint="eastAsia"/>
          <w:color w:val="222222"/>
        </w:rPr>
        <w:t>客户端首次连接</w:t>
      </w:r>
      <w:r>
        <w:rPr>
          <w:rFonts w:ascii="微软雅黑" w:eastAsia="微软雅黑" w:hAnsi="微软雅黑" w:hint="eastAsia"/>
          <w:color w:val="222222"/>
        </w:rPr>
        <w:t xml:space="preserve"> Broker </w:t>
      </w:r>
      <w:r>
        <w:rPr>
          <w:rFonts w:ascii="微软雅黑" w:eastAsia="微软雅黑" w:hAnsi="微软雅黑" w:hint="eastAsia"/>
          <w:color w:val="222222"/>
        </w:rPr>
        <w:t>后，</w:t>
      </w:r>
      <w:r>
        <w:rPr>
          <w:rFonts w:ascii="微软雅黑" w:eastAsia="微软雅黑" w:hAnsi="微软雅黑" w:hint="eastAsia"/>
          <w:color w:val="222222"/>
        </w:rPr>
        <w:t xml:space="preserve">Broker </w:t>
      </w:r>
      <w:r>
        <w:rPr>
          <w:rFonts w:ascii="微软雅黑" w:eastAsia="微软雅黑" w:hAnsi="微软雅黑" w:hint="eastAsia"/>
          <w:color w:val="222222"/>
        </w:rPr>
        <w:t>会返回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advertised.listeners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中登记的地址用于后续通信。若只配容器内地址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kafka:9092</w:t>
      </w:r>
      <w:r>
        <w:rPr>
          <w:rFonts w:ascii="微软雅黑" w:eastAsia="微软雅黑" w:hAnsi="微软雅黑" w:hint="eastAsia"/>
          <w:color w:val="222222"/>
        </w:rPr>
        <w:t>，宿主机上的后端进程拿到该地址后无法解析，表现为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能连上但发不出消息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。因此必须配置双</w:t>
      </w:r>
      <w:r>
        <w:rPr>
          <w:rFonts w:ascii="微软雅黑" w:eastAsia="微软雅黑" w:hAnsi="微软雅黑" w:hint="eastAsia"/>
          <w:color w:val="222222"/>
        </w:rPr>
        <w:t xml:space="preserve"> listener</w:t>
      </w:r>
      <w:r>
        <w:rPr>
          <w:rFonts w:ascii="微软雅黑" w:eastAsia="微软雅黑" w:hAnsi="微软雅黑" w:hint="eastAsia"/>
          <w:color w:val="222222"/>
        </w:rPr>
        <w:t>：</w:t>
      </w:r>
    </w:p>
    <w:p w14:paraId="64F7CB7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KAFKA_NODE_ID=1</w:t>
      </w:r>
    </w:p>
    <w:p w14:paraId="1145468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KAFKA_PROCESS_ROLES=controller,broker</w:t>
      </w:r>
    </w:p>
    <w:p w14:paraId="29AEBE7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KAFKA_CONTROLLER_QUORUM_VOTERS=1@kafka:9093</w:t>
      </w:r>
    </w:p>
    <w:p w14:paraId="2FCEDCB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KAFKA_LISTENERS=PLAINTEXT://:9092,CONTROLLER://:9093,EXTERNAL://:9094</w:t>
      </w:r>
    </w:p>
    <w:p w14:paraId="2DF706E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KAFKA_ADVERTISED_LISTENERS=PLAINTEXT://kafka:9092,EXTERNAL://localhost:9094</w:t>
      </w:r>
    </w:p>
    <w:p w14:paraId="78D0368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KAFKA_LISTENER_SECURITY_PROTOCOL_MAP=CONTROLLER:PLAINTEXT,PLAINTEXT:PLAINTEXT,EXTERNAL:PLAINTEXT</w:t>
      </w:r>
    </w:p>
    <w:p w14:paraId="66CA151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KAFKA_CONTROLLER_LISTENER_NAMES=CONTROLLER</w:t>
      </w:r>
    </w:p>
    <w:p w14:paraId="7197169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KAFKA_INTER_BROKER_LISTENER_NAME=PLAINTEXT</w:t>
      </w:r>
    </w:p>
    <w:p w14:paraId="4C4ADB3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KAFKA_OFFSETS_TOPIC_REPLICATION_FACTOR=1</w:t>
      </w:r>
    </w:p>
    <w:p w14:paraId="6EC90C6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KAFKA_LOG_DIRS=/var/lib/kafka/data</w:t>
      </w:r>
    </w:p>
    <w:p w14:paraId="31EE689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ALLOW_PLAINTEXT_LISTENER=yes</w:t>
      </w:r>
    </w:p>
    <w:p w14:paraId="222F75A6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部署约定</w:t>
      </w:r>
      <w:r>
        <w:rPr>
          <w:rFonts w:ascii="微软雅黑" w:eastAsia="微软雅黑" w:hAnsi="微软雅黑" w:hint="eastAsia"/>
          <w:color w:val="222222"/>
        </w:rPr>
        <w:t>：后端与仿真</w:t>
      </w:r>
      <w:r>
        <w:rPr>
          <w:rStyle w:val="a4"/>
          <w:rFonts w:ascii="微软雅黑" w:eastAsia="微软雅黑" w:hAnsi="微软雅黑" w:hint="eastAsia"/>
          <w:color w:val="222222"/>
        </w:rPr>
        <w:t>均以容器方式运行</w:t>
      </w:r>
      <w:r>
        <w:rPr>
          <w:rFonts w:ascii="微软雅黑" w:eastAsia="微软雅黑" w:hAnsi="微软雅黑" w:hint="eastAsia"/>
          <w:color w:val="222222"/>
        </w:rPr>
        <w:t>、走内部监听器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kafka:9092</w:t>
      </w:r>
      <w:r>
        <w:rPr>
          <w:rFonts w:ascii="微软雅黑" w:eastAsia="微软雅黑" w:hAnsi="微软雅黑" w:hint="eastAsia"/>
          <w:color w:val="222222"/>
        </w:rPr>
        <w:t>；仅在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本机</w:t>
      </w:r>
      <w:r>
        <w:rPr>
          <w:rFonts w:ascii="微软雅黑" w:eastAsia="微软雅黑" w:hAnsi="微软雅黑" w:hint="eastAsia"/>
          <w:color w:val="222222"/>
        </w:rPr>
        <w:t xml:space="preserve"> IDE </w:t>
      </w:r>
      <w:r>
        <w:rPr>
          <w:rFonts w:ascii="微软雅黑" w:eastAsia="微软雅黑" w:hAnsi="微软雅黑" w:hint="eastAsia"/>
          <w:color w:val="222222"/>
        </w:rPr>
        <w:t>直接调试后端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时才用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localhost:9094</w:t>
      </w:r>
      <w:r>
        <w:rPr>
          <w:rFonts w:ascii="微软雅黑" w:eastAsia="微软雅黑" w:hAnsi="微软雅黑" w:hint="eastAsia"/>
          <w:color w:val="222222"/>
        </w:rPr>
        <w:t>。两种模式共用同一</w:t>
      </w:r>
      <w:r>
        <w:rPr>
          <w:rFonts w:ascii="微软雅黑" w:eastAsia="微软雅黑" w:hAnsi="微软雅黑" w:hint="eastAsia"/>
          <w:color w:val="222222"/>
        </w:rPr>
        <w:t xml:space="preserve"> Broker</w:t>
      </w:r>
      <w:r>
        <w:rPr>
          <w:rFonts w:ascii="微软雅黑" w:eastAsia="微软雅黑" w:hAnsi="微软雅黑" w:hint="eastAsia"/>
          <w:color w:val="222222"/>
        </w:rPr>
        <w:t>，无需改配置。</w:t>
      </w:r>
    </w:p>
    <w:p w14:paraId="11C12066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2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HDFS </w:t>
      </w:r>
      <w:r>
        <w:rPr>
          <w:rStyle w:val="a4"/>
          <w:rFonts w:ascii="微软雅黑" w:eastAsia="微软雅黑" w:hAnsi="微软雅黑" w:hint="eastAsia"/>
          <w:color w:val="222222"/>
        </w:rPr>
        <w:t>的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NameNode </w:t>
      </w:r>
      <w:r>
        <w:rPr>
          <w:rStyle w:val="a4"/>
          <w:rFonts w:ascii="微软雅黑" w:eastAsia="微软雅黑" w:hAnsi="微软雅黑" w:hint="eastAsia"/>
          <w:color w:val="222222"/>
        </w:rPr>
        <w:t>格式化守卫。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容器重启若重复执行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hdfs namenode -format</w:t>
      </w:r>
      <w:r>
        <w:rPr>
          <w:rFonts w:ascii="微软雅黑" w:eastAsia="微软雅黑" w:hAnsi="微软雅黑" w:hint="eastAsia"/>
          <w:color w:val="222222"/>
        </w:rPr>
        <w:t>，集群</w:t>
      </w:r>
      <w:r>
        <w:rPr>
          <w:rFonts w:ascii="微软雅黑" w:eastAsia="微软雅黑" w:hAnsi="微软雅黑" w:hint="eastAsia"/>
          <w:color w:val="222222"/>
        </w:rPr>
        <w:t xml:space="preserve"> ID </w:t>
      </w:r>
      <w:r>
        <w:rPr>
          <w:rFonts w:ascii="微软雅黑" w:eastAsia="微软雅黑" w:hAnsi="微软雅黑" w:hint="eastAsia"/>
          <w:color w:val="222222"/>
        </w:rPr>
        <w:t>变更会导致</w:t>
      </w:r>
      <w:r>
        <w:rPr>
          <w:rFonts w:ascii="微软雅黑" w:eastAsia="微软雅黑" w:hAnsi="微软雅黑" w:hint="eastAsia"/>
          <w:color w:val="222222"/>
        </w:rPr>
        <w:t xml:space="preserve"> DataNode </w:t>
      </w:r>
      <w:r>
        <w:rPr>
          <w:rFonts w:ascii="微软雅黑" w:eastAsia="微软雅黑" w:hAnsi="微软雅黑" w:hint="eastAsia"/>
          <w:color w:val="222222"/>
        </w:rPr>
        <w:t>拒绝连接、数据全部不可见。因此启动脚本必须先判断目录是否存在再决定是否格式化：</w:t>
      </w:r>
    </w:p>
    <w:p w14:paraId="39049A4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if [ ! -d /data/name/current ]; then hdfs namenode -format -nonInteractive; fi</w:t>
      </w:r>
    </w:p>
    <w:p w14:paraId="009FA2F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exec hdfs namenode</w:t>
      </w:r>
    </w:p>
    <w:p w14:paraId="073B72F0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3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WebHDFS </w:t>
      </w:r>
      <w:r>
        <w:rPr>
          <w:rStyle w:val="a4"/>
          <w:rFonts w:ascii="微软雅黑" w:eastAsia="微软雅黑" w:hAnsi="微软雅黑" w:hint="eastAsia"/>
          <w:color w:val="222222"/>
        </w:rPr>
        <w:t>与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DataNode </w:t>
      </w:r>
      <w:r>
        <w:rPr>
          <w:rStyle w:val="a4"/>
          <w:rFonts w:ascii="微软雅黑" w:eastAsia="微软雅黑" w:hAnsi="微软雅黑" w:hint="eastAsia"/>
          <w:color w:val="222222"/>
        </w:rPr>
        <w:t>主机名。</w:t>
      </w:r>
      <w:r>
        <w:rPr>
          <w:rFonts w:ascii="微软雅黑" w:eastAsia="微软雅黑" w:hAnsi="微软雅黑" w:hint="eastAsia"/>
          <w:color w:val="222222"/>
        </w:rPr>
        <w:t xml:space="preserve"> HDFS </w:t>
      </w:r>
      <w:r>
        <w:rPr>
          <w:rFonts w:ascii="微软雅黑" w:eastAsia="微软雅黑" w:hAnsi="微软雅黑" w:hint="eastAsia"/>
          <w:color w:val="222222"/>
        </w:rPr>
        <w:t>写入是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两步走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：先向</w:t>
      </w:r>
      <w:r>
        <w:rPr>
          <w:rFonts w:ascii="微软雅黑" w:eastAsia="微软雅黑" w:hAnsi="微软雅黑" w:hint="eastAsia"/>
          <w:color w:val="222222"/>
        </w:rPr>
        <w:t xml:space="preserve"> NameNode </w:t>
      </w:r>
      <w:r>
        <w:rPr>
          <w:rFonts w:ascii="微软雅黑" w:eastAsia="微软雅黑" w:hAnsi="微软雅黑" w:hint="eastAsia"/>
          <w:color w:val="222222"/>
        </w:rPr>
        <w:t>提交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CREATE</w:t>
      </w:r>
      <w:r>
        <w:rPr>
          <w:rFonts w:ascii="微软雅黑" w:eastAsia="微软雅黑" w:hAnsi="微软雅黑" w:hint="eastAsia"/>
          <w:color w:val="222222"/>
        </w:rPr>
        <w:t>，再按</w:t>
      </w:r>
      <w:r>
        <w:rPr>
          <w:rFonts w:ascii="微软雅黑" w:eastAsia="微软雅黑" w:hAnsi="微软雅黑" w:hint="eastAsia"/>
          <w:color w:val="222222"/>
        </w:rPr>
        <w:t xml:space="preserve"> 307 </w:t>
      </w:r>
      <w:r>
        <w:rPr>
          <w:rFonts w:ascii="微软雅黑" w:eastAsia="微软雅黑" w:hAnsi="微软雅黑" w:hint="eastAsia"/>
          <w:color w:val="222222"/>
        </w:rPr>
        <w:t>重定向到具体</w:t>
      </w:r>
      <w:r>
        <w:rPr>
          <w:rFonts w:ascii="微软雅黑" w:eastAsia="微软雅黑" w:hAnsi="微软雅黑" w:hint="eastAsia"/>
          <w:color w:val="222222"/>
        </w:rPr>
        <w:t xml:space="preserve"> DataNode </w:t>
      </w:r>
      <w:r>
        <w:rPr>
          <w:rFonts w:ascii="微软雅黑" w:eastAsia="微软雅黑" w:hAnsi="微软雅黑" w:hint="eastAsia"/>
          <w:color w:val="222222"/>
        </w:rPr>
        <w:t>上传。默认情况下</w:t>
      </w:r>
      <w:r>
        <w:rPr>
          <w:rFonts w:ascii="微软雅黑" w:eastAsia="微软雅黑" w:hAnsi="微软雅黑" w:hint="eastAsia"/>
          <w:color w:val="222222"/>
        </w:rPr>
        <w:t xml:space="preserve"> NameNode </w:t>
      </w:r>
      <w:r>
        <w:rPr>
          <w:rFonts w:ascii="微软雅黑" w:eastAsia="微软雅黑" w:hAnsi="微软雅黑" w:hint="eastAsia"/>
          <w:color w:val="222222"/>
        </w:rPr>
        <w:t>返回的是</w:t>
      </w:r>
      <w:r>
        <w:rPr>
          <w:rFonts w:ascii="微软雅黑" w:eastAsia="微软雅黑" w:hAnsi="微软雅黑" w:hint="eastAsia"/>
          <w:color w:val="222222"/>
        </w:rPr>
        <w:t xml:space="preserve"> DataNode 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Style w:val="a4"/>
          <w:rFonts w:ascii="微软雅黑" w:eastAsia="微软雅黑" w:hAnsi="微软雅黑" w:hint="eastAsia"/>
          <w:color w:val="222222"/>
        </w:rPr>
        <w:t>容器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IP</w:t>
      </w:r>
      <w:r>
        <w:rPr>
          <w:rFonts w:ascii="微软雅黑" w:eastAsia="微软雅黑" w:hAnsi="微软雅黑" w:hint="eastAsia"/>
          <w:color w:val="222222"/>
        </w:rPr>
        <w:t>，容器网络内可用；若在宿主机直连</w:t>
      </w:r>
      <w:r>
        <w:rPr>
          <w:rFonts w:ascii="微软雅黑" w:eastAsia="微软雅黑" w:hAnsi="微软雅黑" w:hint="eastAsia"/>
          <w:color w:val="222222"/>
        </w:rPr>
        <w:t xml:space="preserve"> WebHDFS </w:t>
      </w:r>
      <w:r>
        <w:rPr>
          <w:rFonts w:ascii="微软雅黑" w:eastAsia="微软雅黑" w:hAnsi="微软雅黑" w:hint="eastAsia"/>
          <w:color w:val="222222"/>
        </w:rPr>
        <w:t>则需开启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dfs.client.use.datanode.hostname=true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并设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DFS_DATANODE_HOSTNAME=datanode</w:t>
      </w:r>
      <w:r>
        <w:rPr>
          <w:rFonts w:ascii="微软雅黑" w:eastAsia="微软雅黑" w:hAnsi="微软雅黑" w:hint="eastAsia"/>
          <w:color w:val="222222"/>
        </w:rPr>
        <w:t>。本设计统一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应用容器化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，因此走容器</w:t>
      </w:r>
      <w:r>
        <w:rPr>
          <w:rFonts w:ascii="微软雅黑" w:eastAsia="微软雅黑" w:hAnsi="微软雅黑" w:hint="eastAsia"/>
          <w:color w:val="222222"/>
        </w:rPr>
        <w:t xml:space="preserve"> IP </w:t>
      </w:r>
      <w:r>
        <w:rPr>
          <w:rFonts w:ascii="微软雅黑" w:eastAsia="微软雅黑" w:hAnsi="微软雅黑" w:hint="eastAsia"/>
          <w:color w:val="222222"/>
        </w:rPr>
        <w:t>即可，无需额外配置——</w:t>
      </w:r>
      <w:r>
        <w:rPr>
          <w:rStyle w:val="a4"/>
          <w:rFonts w:ascii="微软雅黑" w:eastAsia="微软雅黑" w:hAnsi="微软雅黑" w:hint="eastAsia"/>
          <w:color w:val="222222"/>
        </w:rPr>
        <w:t>这是把后端也放进容器的主要理由之一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0EB5242E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lastRenderedPageBreak/>
        <w:t>（</w:t>
      </w:r>
      <w:r>
        <w:rPr>
          <w:rStyle w:val="a4"/>
          <w:rFonts w:ascii="微软雅黑" w:eastAsia="微软雅黑" w:hAnsi="微软雅黑" w:hint="eastAsia"/>
          <w:color w:val="222222"/>
        </w:rPr>
        <w:t>4</w:t>
      </w:r>
      <w:r>
        <w:rPr>
          <w:rStyle w:val="a4"/>
          <w:rFonts w:ascii="微软雅黑" w:eastAsia="微软雅黑" w:hAnsi="微软雅黑" w:hint="eastAsia"/>
          <w:color w:val="222222"/>
        </w:rPr>
        <w:t>）启动顺序与健康检查。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后端与仿真对</w:t>
      </w:r>
      <w:r>
        <w:rPr>
          <w:rFonts w:ascii="微软雅黑" w:eastAsia="微软雅黑" w:hAnsi="微软雅黑" w:hint="eastAsia"/>
          <w:color w:val="222222"/>
        </w:rPr>
        <w:t xml:space="preserve"> Kafka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>MongoDB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Fonts w:ascii="微软雅黑" w:eastAsia="微软雅黑" w:hAnsi="微软雅黑" w:hint="eastAsia"/>
          <w:color w:val="222222"/>
        </w:rPr>
        <w:t>有强依赖，必须用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depends_on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Style w:val="HTML"/>
          <w:rFonts w:hint="eastAsia"/>
          <w:color w:val="222222"/>
        </w:rPr>
        <w:t>healthcheck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保证就绪后启动：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5280"/>
        <w:gridCol w:w="1440"/>
      </w:tblGrid>
      <w:tr w:rsidR="00000000" w14:paraId="6E09600E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39A02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服务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C223D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健康检查方式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E6CB1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就绪判据</w:t>
            </w:r>
          </w:p>
        </w:tc>
      </w:tr>
      <w:tr w:rsidR="00000000" w14:paraId="69D6C56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B6F63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10830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mongosh --eval "db.adminCommand('ping')"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7EB4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ok</w:t>
            </w:r>
          </w:p>
        </w:tc>
      </w:tr>
      <w:tr w:rsidR="00000000" w14:paraId="768BE7F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5F26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kafka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521E0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kafka-topics.sh --bootstrap-server localhost:9092 --list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56EB4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命令成功返回</w:t>
            </w:r>
          </w:p>
        </w:tc>
      </w:tr>
      <w:tr w:rsidR="00000000" w14:paraId="10481AF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4FCAC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elasticsearch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22DD2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curl -f http://localhost:9200/_cluster/health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8A14A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HTTP 200</w:t>
            </w:r>
          </w:p>
        </w:tc>
      </w:tr>
      <w:tr w:rsidR="00000000" w14:paraId="33C8677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3E978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namenode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48A35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curl -f http://localhost:9870/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AEED0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HTTP 200</w:t>
            </w:r>
          </w:p>
        </w:tc>
      </w:tr>
    </w:tbl>
    <w:p w14:paraId="2A35D0A4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5</w:t>
      </w:r>
      <w:r>
        <w:rPr>
          <w:rStyle w:val="a4"/>
          <w:rFonts w:ascii="微软雅黑" w:eastAsia="微软雅黑" w:hAnsi="微软雅黑" w:hint="eastAsia"/>
          <w:color w:val="222222"/>
        </w:rPr>
        <w:t>）资源约束。</w:t>
      </w:r>
      <w:r>
        <w:rPr>
          <w:rFonts w:ascii="微软雅黑" w:eastAsia="微软雅黑" w:hAnsi="微软雅黑" w:hint="eastAsia"/>
          <w:color w:val="222222"/>
        </w:rPr>
        <w:t xml:space="preserve"> ES </w:t>
      </w:r>
      <w:r>
        <w:rPr>
          <w:rFonts w:ascii="微软雅黑" w:eastAsia="微软雅黑" w:hAnsi="微软雅黑" w:hint="eastAsia"/>
          <w:color w:val="222222"/>
        </w:rPr>
        <w:t>设置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ES_JAVA_OPTS=-Xms1g -Xmx1g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Fonts w:ascii="微软雅黑" w:eastAsia="微软雅黑" w:hAnsi="微软雅黑" w:hint="eastAsia"/>
          <w:color w:val="222222"/>
        </w:rPr>
        <w:t xml:space="preserve">Hadoop </w:t>
      </w:r>
      <w:r>
        <w:rPr>
          <w:rFonts w:ascii="微软雅黑" w:eastAsia="微软雅黑" w:hAnsi="微软雅黑" w:hint="eastAsia"/>
          <w:color w:val="222222"/>
        </w:rPr>
        <w:t>关闭</w:t>
      </w:r>
      <w:r>
        <w:rPr>
          <w:rFonts w:ascii="微软雅黑" w:eastAsia="微软雅黑" w:hAnsi="微软雅黑" w:hint="eastAsia"/>
          <w:color w:val="222222"/>
        </w:rPr>
        <w:t xml:space="preserve"> YARN </w:t>
      </w:r>
      <w:r>
        <w:rPr>
          <w:rFonts w:ascii="微软雅黑" w:eastAsia="微软雅黑" w:hAnsi="微软雅黑" w:hint="eastAsia"/>
          <w:color w:val="222222"/>
        </w:rPr>
        <w:t>与</w:t>
      </w:r>
      <w:r>
        <w:rPr>
          <w:rFonts w:ascii="微软雅黑" w:eastAsia="微软雅黑" w:hAnsi="微软雅黑" w:hint="eastAsia"/>
          <w:color w:val="222222"/>
        </w:rPr>
        <w:t xml:space="preserve"> MapReduce </w:t>
      </w:r>
      <w:r>
        <w:rPr>
          <w:rFonts w:ascii="微软雅黑" w:eastAsia="微软雅黑" w:hAnsi="微软雅黑" w:hint="eastAsia"/>
          <w:color w:val="222222"/>
        </w:rPr>
        <w:t>相关常驻进程，仅保留</w:t>
      </w:r>
      <w:r>
        <w:rPr>
          <w:rFonts w:ascii="微软雅黑" w:eastAsia="微软雅黑" w:hAnsi="微软雅黑" w:hint="eastAsia"/>
          <w:color w:val="222222"/>
        </w:rPr>
        <w:t xml:space="preserve"> HDFS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Fonts w:ascii="微软雅黑" w:eastAsia="微软雅黑" w:hAnsi="微软雅黑" w:hint="eastAsia"/>
          <w:color w:val="222222"/>
        </w:rPr>
        <w:t xml:space="preserve">Kibana </w:t>
      </w:r>
      <w:r>
        <w:rPr>
          <w:rFonts w:ascii="微软雅黑" w:eastAsia="微软雅黑" w:hAnsi="微软雅黑" w:hint="eastAsia"/>
          <w:color w:val="222222"/>
        </w:rPr>
        <w:t>内存占用较高，资源紧张时可不启动（检索功能由自研前端承担）。整体建议：宿主机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≥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12 GB </w:t>
      </w:r>
      <w:r>
        <w:rPr>
          <w:rStyle w:val="a4"/>
          <w:rFonts w:ascii="微软雅黑" w:eastAsia="微软雅黑" w:hAnsi="微软雅黑" w:hint="eastAsia"/>
          <w:color w:val="222222"/>
        </w:rPr>
        <w:t>可用内存</w:t>
      </w:r>
      <w:r>
        <w:rPr>
          <w:rFonts w:ascii="微软雅黑" w:eastAsia="微软雅黑" w:hAnsi="微软雅黑" w:hint="eastAsia"/>
          <w:color w:val="222222"/>
        </w:rPr>
        <w:t>，否则应减少仿真实例数。</w:t>
      </w:r>
    </w:p>
    <w:p w14:paraId="6D91F4F3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4.6.4 </w:t>
      </w:r>
      <w:r>
        <w:rPr>
          <w:rFonts w:ascii="微软雅黑" w:eastAsia="微软雅黑" w:hAnsi="微软雅黑" w:hint="eastAsia"/>
          <w:color w:val="222222"/>
        </w:rPr>
        <w:t>部署命令与验证顺序（可执行清单）</w:t>
      </w:r>
    </w:p>
    <w:p w14:paraId="136EF22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1. </w:t>
      </w:r>
      <w:r>
        <w:rPr>
          <w:rStyle w:val="HTML"/>
          <w:rFonts w:hint="eastAsia"/>
          <w:color w:val="222222"/>
        </w:rPr>
        <w:t>启动基础设施组件</w:t>
      </w:r>
    </w:p>
    <w:p w14:paraId="224CC75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docker compose up -d namenode datanode mongodb kafka elasticsearch</w:t>
      </w:r>
    </w:p>
    <w:p w14:paraId="76873FA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docker compose ps                       # </w:t>
      </w:r>
      <w:r>
        <w:rPr>
          <w:rStyle w:val="HTML"/>
          <w:rFonts w:hint="eastAsia"/>
          <w:color w:val="222222"/>
        </w:rPr>
        <w:t>全部</w:t>
      </w:r>
      <w:r>
        <w:rPr>
          <w:rStyle w:val="HTML"/>
          <w:rFonts w:hint="eastAsia"/>
          <w:color w:val="222222"/>
        </w:rPr>
        <w:t xml:space="preserve"> Up / healthy</w:t>
      </w:r>
    </w:p>
    <w:p w14:paraId="3DA1993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7B80ECE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2. </w:t>
      </w:r>
      <w:r>
        <w:rPr>
          <w:rStyle w:val="HTML"/>
          <w:rFonts w:hint="eastAsia"/>
          <w:color w:val="222222"/>
        </w:rPr>
        <w:t>初始化</w:t>
      </w:r>
      <w:r>
        <w:rPr>
          <w:rStyle w:val="HTML"/>
          <w:rFonts w:hint="eastAsia"/>
          <w:color w:val="222222"/>
        </w:rPr>
        <w:t xml:space="preserve"> MongoDB </w:t>
      </w:r>
      <w:r>
        <w:rPr>
          <w:rStyle w:val="HTML"/>
          <w:rFonts w:hint="eastAsia"/>
          <w:color w:val="222222"/>
        </w:rPr>
        <w:t>副本集（仅首次）</w:t>
      </w:r>
    </w:p>
    <w:p w14:paraId="1C0D9D7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docker exec -it mongodb mongosh --eval "rs.initiate({_id:'rs0',members:[{_id:0,host:'mongodb:27017'}]})"</w:t>
      </w:r>
    </w:p>
    <w:p w14:paraId="515F54D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5145CDA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3. </w:t>
      </w:r>
      <w:r>
        <w:rPr>
          <w:rStyle w:val="HTML"/>
          <w:rFonts w:hint="eastAsia"/>
          <w:color w:val="222222"/>
        </w:rPr>
        <w:t>创建</w:t>
      </w:r>
      <w:r>
        <w:rPr>
          <w:rStyle w:val="HTML"/>
          <w:rFonts w:hint="eastAsia"/>
          <w:color w:val="222222"/>
        </w:rPr>
        <w:t xml:space="preserve"> Kafka </w:t>
      </w:r>
      <w:r>
        <w:rPr>
          <w:rStyle w:val="HTML"/>
          <w:rFonts w:hint="eastAsia"/>
          <w:color w:val="222222"/>
        </w:rPr>
        <w:t>主题（含分区数与副本数）</w:t>
      </w:r>
    </w:p>
    <w:p w14:paraId="7DEFB04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docker exec -it kafka kafka-topics.sh --bootstrap-server localhost:9092 \</w:t>
      </w:r>
    </w:p>
    <w:p w14:paraId="6F4A4C2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--create --topic uav.telemetry --partitions 3 --replication-factor 1</w:t>
      </w:r>
    </w:p>
    <w:p w14:paraId="1057CB5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1320560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4. </w:t>
      </w:r>
      <w:r>
        <w:rPr>
          <w:rStyle w:val="HTML"/>
          <w:rFonts w:hint="eastAsia"/>
          <w:color w:val="222222"/>
        </w:rPr>
        <w:t>启动应用与仿真</w:t>
      </w:r>
    </w:p>
    <w:p w14:paraId="5A90C4F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docker compose up -d backend-1 backend-2</w:t>
      </w:r>
    </w:p>
    <w:p w14:paraId="7EE259E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docker compose up -d uav-sim-1 uav-sim-2 dog-sim-1 dog-sim-2</w:t>
      </w:r>
    </w:p>
    <w:p w14:paraId="4C9FE90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2DBAAF6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5. </w:t>
      </w:r>
      <w:r>
        <w:rPr>
          <w:rStyle w:val="HTML"/>
          <w:rFonts w:hint="eastAsia"/>
          <w:color w:val="222222"/>
        </w:rPr>
        <w:t>启动网关</w:t>
      </w:r>
    </w:p>
    <w:p w14:paraId="6DE77BF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docker compose up -d nginx</w:t>
      </w:r>
    </w:p>
    <w:p w14:paraId="648BE7D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6649B14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6. </w:t>
      </w:r>
      <w:r>
        <w:rPr>
          <w:rStyle w:val="HTML"/>
          <w:rFonts w:hint="eastAsia"/>
          <w:color w:val="222222"/>
        </w:rPr>
        <w:t>端到端最小链路验证</w:t>
      </w:r>
    </w:p>
    <w:p w14:paraId="3422643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curl http://localhost:8080/api/devices                 # </w:t>
      </w:r>
      <w:r>
        <w:rPr>
          <w:rStyle w:val="HTML"/>
          <w:rFonts w:hint="eastAsia"/>
          <w:color w:val="222222"/>
        </w:rPr>
        <w:t>应看到</w:t>
      </w:r>
      <w:r>
        <w:rPr>
          <w:rStyle w:val="HTML"/>
          <w:rFonts w:hint="eastAsia"/>
          <w:color w:val="222222"/>
        </w:rPr>
        <w:t xml:space="preserve"> 4 </w:t>
      </w:r>
      <w:r>
        <w:rPr>
          <w:rStyle w:val="HTML"/>
          <w:rFonts w:hint="eastAsia"/>
          <w:color w:val="222222"/>
        </w:rPr>
        <w:t>台设备</w:t>
      </w:r>
    </w:p>
    <w:p w14:paraId="266B0B5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docker exec -it kafka kafka-console-consumer.sh --bootstrap-server localhost:9092 \</w:t>
      </w:r>
    </w:p>
    <w:p w14:paraId="739DCF8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</w:t>
      </w:r>
      <w:r>
        <w:rPr>
          <w:rStyle w:val="HTML"/>
          <w:rFonts w:hint="eastAsia"/>
          <w:color w:val="222222"/>
        </w:rPr>
        <w:t>--topic inspection.alarm --from-beginning --max-messages 5</w:t>
      </w:r>
    </w:p>
    <w:p w14:paraId="082F7B9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>curl -X POST http://localhost:8080/api/search/alarms -H 'Content-Type: application/json' \</w:t>
      </w:r>
    </w:p>
    <w:p w14:paraId="20A4E19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-d '{"alarmType":"PERIMETER_BREACH","from":"now-24h"}'</w:t>
      </w:r>
    </w:p>
    <w:p w14:paraId="70701FBF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验证顺序的原则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a4"/>
          <w:rFonts w:ascii="微软雅黑" w:eastAsia="微软雅黑" w:hAnsi="微软雅黑" w:hint="eastAsia"/>
          <w:color w:val="222222"/>
        </w:rPr>
        <w:t>自下而上逐层验证，每层验证通过才进入上一层</w:t>
      </w:r>
      <w:r>
        <w:rPr>
          <w:rFonts w:ascii="微软雅黑" w:eastAsia="微软雅黑" w:hAnsi="微软雅黑" w:hint="eastAsia"/>
          <w:color w:val="222222"/>
        </w:rPr>
        <w:t>。多数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联调失败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源于跳过层级验证——在后端启动后再回头查</w:t>
      </w:r>
      <w:r>
        <w:rPr>
          <w:rFonts w:ascii="微软雅黑" w:eastAsia="微软雅黑" w:hAnsi="微软雅黑" w:hint="eastAsia"/>
          <w:color w:val="222222"/>
        </w:rPr>
        <w:t xml:space="preserve"> Kafka </w:t>
      </w:r>
      <w:r>
        <w:rPr>
          <w:rFonts w:ascii="微软雅黑" w:eastAsia="微软雅黑" w:hAnsi="微软雅黑" w:hint="eastAsia"/>
          <w:color w:val="222222"/>
        </w:rPr>
        <w:t>是否可用，会把底层配置错误误判为业务代码</w:t>
      </w:r>
      <w:r>
        <w:rPr>
          <w:rFonts w:ascii="微软雅黑" w:eastAsia="微软雅黑" w:hAnsi="微软雅黑" w:hint="eastAsia"/>
          <w:color w:val="222222"/>
        </w:rPr>
        <w:t xml:space="preserve"> BUG</w:t>
      </w:r>
      <w:r>
        <w:rPr>
          <w:rFonts w:ascii="微软雅黑" w:eastAsia="微软雅黑" w:hAnsi="微软雅黑" w:hint="eastAsia"/>
          <w:color w:val="222222"/>
        </w:rPr>
        <w:t>，这是</w:t>
      </w:r>
      <w:r>
        <w:rPr>
          <w:rFonts w:ascii="微软雅黑" w:eastAsia="微软雅黑" w:hAnsi="微软雅黑" w:hint="eastAsia"/>
          <w:color w:val="222222"/>
        </w:rPr>
        <w:t xml:space="preserve"> 5.3 </w:t>
      </w:r>
      <w:r>
        <w:rPr>
          <w:rFonts w:ascii="微软雅黑" w:eastAsia="微软雅黑" w:hAnsi="微软雅黑" w:hint="eastAsia"/>
          <w:color w:val="222222"/>
        </w:rPr>
        <w:t>节首先要解决的问题。</w:t>
      </w:r>
    </w:p>
    <w:p w14:paraId="187EC8D1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4.7 </w:t>
      </w:r>
      <w:r>
        <w:rPr>
          <w:rFonts w:ascii="微软雅黑" w:eastAsia="微软雅黑" w:hAnsi="微软雅黑" w:hint="eastAsia"/>
          <w:color w:val="222222"/>
        </w:rPr>
        <w:t>本章小结</w:t>
      </w:r>
    </w:p>
    <w:p w14:paraId="52EAB917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本章完成了系统总体设计。架构上采用七层分层结构（设备仿真、消息中间件、业务服务、分布式存储、检索分析、网关、可视化），并通过三条数据主线（高频遥测线、告警事件线、指令下行线）明确了组件间的数据流向。技术选型逐项给出结论与</w:t>
      </w:r>
      <w:r>
        <w:rPr>
          <w:rStyle w:val="a4"/>
          <w:rFonts w:ascii="微软雅黑" w:eastAsia="微软雅黑" w:hAnsi="微软雅黑" w:hint="eastAsia"/>
          <w:color w:val="222222"/>
        </w:rPr>
        <w:t>被否方案及否决理由</w:t>
      </w:r>
      <w:r>
        <w:rPr>
          <w:rFonts w:ascii="微软雅黑" w:eastAsia="微软雅黑" w:hAnsi="微软雅黑" w:hint="eastAsia"/>
          <w:color w:val="222222"/>
        </w:rPr>
        <w:t>，其中</w:t>
      </w:r>
      <w:r>
        <w:rPr>
          <w:rFonts w:ascii="微软雅黑" w:eastAsia="微软雅黑" w:hAnsi="微软雅黑" w:hint="eastAsia"/>
          <w:color w:val="222222"/>
        </w:rPr>
        <w:t xml:space="preserve">"Kafka </w:t>
      </w:r>
      <w:r>
        <w:rPr>
          <w:rFonts w:ascii="微软雅黑" w:eastAsia="微软雅黑" w:hAnsi="微软雅黑" w:hint="eastAsia"/>
          <w:color w:val="222222"/>
        </w:rPr>
        <w:t>取代</w:t>
      </w:r>
      <w:r>
        <w:rPr>
          <w:rFonts w:ascii="微软雅黑" w:eastAsia="微软雅黑" w:hAnsi="微软雅黑" w:hint="eastAsia"/>
          <w:color w:val="222222"/>
        </w:rPr>
        <w:t xml:space="preserve"> RocketMQ""MongoDB </w:t>
      </w:r>
      <w:r>
        <w:rPr>
          <w:rFonts w:ascii="微软雅黑" w:eastAsia="微软雅黑" w:hAnsi="微软雅黑" w:hint="eastAsia"/>
          <w:color w:val="222222"/>
        </w:rPr>
        <w:t>取代</w:t>
      </w:r>
      <w:r>
        <w:rPr>
          <w:rFonts w:ascii="微软雅黑" w:eastAsia="微软雅黑" w:hAnsi="微软雅黑" w:hint="eastAsia"/>
          <w:color w:val="222222"/>
        </w:rPr>
        <w:t xml:space="preserve"> HBase""ES </w:t>
      </w:r>
      <w:r>
        <w:rPr>
          <w:rFonts w:ascii="微软雅黑" w:eastAsia="微软雅黑" w:hAnsi="微软雅黑" w:hint="eastAsia"/>
          <w:color w:val="222222"/>
        </w:rPr>
        <w:t>作为</w:t>
      </w:r>
      <w:r>
        <w:rPr>
          <w:rFonts w:ascii="微软雅黑" w:eastAsia="微软雅黑" w:hAnsi="微软雅黑" w:hint="eastAsia"/>
          <w:color w:val="222222"/>
        </w:rPr>
        <w:t xml:space="preserve"> MongoDB </w:t>
      </w:r>
      <w:r>
        <w:rPr>
          <w:rFonts w:ascii="微软雅黑" w:eastAsia="微软雅黑" w:hAnsi="微软雅黑" w:hint="eastAsia"/>
          <w:color w:val="222222"/>
        </w:rPr>
        <w:t>的检索副本而非替代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三项论证是答辩的核心论述点。数据库设计给出了</w:t>
      </w:r>
      <w:r>
        <w:rPr>
          <w:rFonts w:ascii="微软雅黑" w:eastAsia="微软雅黑" w:hAnsi="微软雅黑" w:hint="eastAsia"/>
          <w:color w:val="222222"/>
        </w:rPr>
        <w:t xml:space="preserve"> 6 </w:t>
      </w:r>
      <w:r>
        <w:rPr>
          <w:rFonts w:ascii="微软雅黑" w:eastAsia="微软雅黑" w:hAnsi="微软雅黑" w:hint="eastAsia"/>
          <w:color w:val="222222"/>
        </w:rPr>
        <w:t>个</w:t>
      </w:r>
      <w:r>
        <w:rPr>
          <w:rFonts w:ascii="微软雅黑" w:eastAsia="微软雅黑" w:hAnsi="微软雅黑" w:hint="eastAsia"/>
          <w:color w:val="222222"/>
        </w:rPr>
        <w:t xml:space="preserve"> MongoDB </w:t>
      </w:r>
      <w:r>
        <w:rPr>
          <w:rFonts w:ascii="微软雅黑" w:eastAsia="微软雅黑" w:hAnsi="微软雅黑" w:hint="eastAsia"/>
          <w:color w:val="222222"/>
        </w:rPr>
        <w:t>集合的字段结构、索引清单与两张</w:t>
      </w:r>
      <w:r>
        <w:rPr>
          <w:rFonts w:ascii="微软雅黑" w:eastAsia="微软雅黑" w:hAnsi="微软雅黑" w:hint="eastAsia"/>
          <w:color w:val="222222"/>
        </w:rPr>
        <w:t xml:space="preserve"> ER </w:t>
      </w:r>
      <w:r>
        <w:rPr>
          <w:rFonts w:ascii="微软雅黑" w:eastAsia="微软雅黑" w:hAnsi="微软雅黑" w:hint="eastAsia"/>
          <w:color w:val="222222"/>
        </w:rPr>
        <w:t>图，以及</w:t>
      </w:r>
      <w:r>
        <w:rPr>
          <w:rFonts w:ascii="微软雅黑" w:eastAsia="微软雅黑" w:hAnsi="微软雅黑" w:hint="eastAsia"/>
          <w:color w:val="222222"/>
        </w:rPr>
        <w:t xml:space="preserve"> Elasticsearch </w:t>
      </w:r>
      <w:r>
        <w:rPr>
          <w:rFonts w:ascii="微软雅黑" w:eastAsia="微软雅黑" w:hAnsi="微软雅黑" w:hint="eastAsia"/>
          <w:color w:val="222222"/>
        </w:rPr>
        <w:t>索引的显式</w:t>
      </w:r>
      <w:r>
        <w:rPr>
          <w:rFonts w:ascii="微软雅黑" w:eastAsia="微软雅黑" w:hAnsi="微软雅黑" w:hint="eastAsia"/>
          <w:color w:val="222222"/>
        </w:rPr>
        <w:t xml:space="preserve"> mapping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 xml:space="preserve">5 </w:t>
      </w:r>
      <w:r>
        <w:rPr>
          <w:rFonts w:ascii="微软雅黑" w:eastAsia="微软雅黑" w:hAnsi="微软雅黑" w:hint="eastAsia"/>
          <w:color w:val="222222"/>
        </w:rPr>
        <w:t>条设计要点与核心查询</w:t>
      </w:r>
      <w:r>
        <w:rPr>
          <w:rFonts w:ascii="微软雅黑" w:eastAsia="微软雅黑" w:hAnsi="微软雅黑" w:hint="eastAsia"/>
          <w:color w:val="222222"/>
        </w:rPr>
        <w:t xml:space="preserve"> DSL</w:t>
      </w:r>
      <w:r>
        <w:rPr>
          <w:rFonts w:ascii="微软雅黑" w:eastAsia="微软雅黑" w:hAnsi="微软雅黑" w:hint="eastAsia"/>
          <w:color w:val="222222"/>
        </w:rPr>
        <w:t>。部署设计给出容器拓扑、端口规划表，并针对三个高频部署故障（</w:t>
      </w:r>
      <w:r>
        <w:rPr>
          <w:rFonts w:ascii="微软雅黑" w:eastAsia="微软雅黑" w:hAnsi="微软雅黑" w:hint="eastAsia"/>
          <w:color w:val="222222"/>
        </w:rPr>
        <w:t xml:space="preserve">Kafka </w:t>
      </w:r>
      <w:r>
        <w:rPr>
          <w:rFonts w:ascii="微软雅黑" w:eastAsia="微软雅黑" w:hAnsi="微软雅黑" w:hint="eastAsia"/>
          <w:color w:val="222222"/>
        </w:rPr>
        <w:t>地址回传、</w:t>
      </w:r>
      <w:r>
        <w:rPr>
          <w:rFonts w:ascii="微软雅黑" w:eastAsia="微软雅黑" w:hAnsi="微软雅黑" w:hint="eastAsia"/>
          <w:color w:val="222222"/>
        </w:rPr>
        <w:t xml:space="preserve">NameNode </w:t>
      </w:r>
      <w:r>
        <w:rPr>
          <w:rFonts w:ascii="微软雅黑" w:eastAsia="微软雅黑" w:hAnsi="微软雅黑" w:hint="eastAsia"/>
          <w:color w:val="222222"/>
        </w:rPr>
        <w:t>重复格式化、</w:t>
      </w:r>
      <w:r>
        <w:rPr>
          <w:rFonts w:ascii="微软雅黑" w:eastAsia="微软雅黑" w:hAnsi="微软雅黑" w:hint="eastAsia"/>
          <w:color w:val="222222"/>
        </w:rPr>
        <w:t xml:space="preserve">WebHDFS </w:t>
      </w:r>
      <w:r>
        <w:rPr>
          <w:rFonts w:ascii="微软雅黑" w:eastAsia="微软雅黑" w:hAnsi="微软雅黑" w:hint="eastAsia"/>
          <w:color w:val="222222"/>
        </w:rPr>
        <w:t>重定向与</w:t>
      </w:r>
      <w:r>
        <w:rPr>
          <w:rFonts w:ascii="微软雅黑" w:eastAsia="微软雅黑" w:hAnsi="微软雅黑" w:hint="eastAsia"/>
          <w:color w:val="222222"/>
        </w:rPr>
        <w:t xml:space="preserve"> DataNode </w:t>
      </w:r>
      <w:r>
        <w:rPr>
          <w:rFonts w:ascii="微软雅黑" w:eastAsia="微软雅黑" w:hAnsi="微软雅黑" w:hint="eastAsia"/>
          <w:color w:val="222222"/>
        </w:rPr>
        <w:t>主机名）给出了可执行的规避方案。第</w:t>
      </w:r>
      <w:r>
        <w:rPr>
          <w:rFonts w:ascii="微软雅黑" w:eastAsia="微软雅黑" w:hAnsi="微软雅黑" w:hint="eastAsia"/>
          <w:color w:val="222222"/>
        </w:rPr>
        <w:t xml:space="preserve"> 5 </w:t>
      </w:r>
      <w:r>
        <w:rPr>
          <w:rFonts w:ascii="微软雅黑" w:eastAsia="微软雅黑" w:hAnsi="微软雅黑" w:hint="eastAsia"/>
          <w:color w:val="222222"/>
        </w:rPr>
        <w:t>章将在此设计约束下展开各模块的详细实现。</w:t>
      </w:r>
    </w:p>
    <w:p w14:paraId="11CB85EB" w14:textId="77777777" w:rsidR="008D7DB7" w:rsidRDefault="008D7DB7">
      <w:pPr>
        <w:spacing w:before="360" w:after="360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40067A8D">
          <v:rect id="_x0000_i1030" style="width:0;height:1.5pt" o:hralign="center" o:hrstd="t" o:hr="t" fillcolor="#a0a0a0" stroked="f"/>
        </w:pict>
      </w:r>
    </w:p>
    <w:p w14:paraId="47DD44B0" w14:textId="77777777" w:rsidR="008D7DB7" w:rsidRDefault="008D7DB7">
      <w:pPr>
        <w:pStyle w:val="2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第</w:t>
      </w:r>
      <w:r>
        <w:rPr>
          <w:rFonts w:ascii="微软雅黑" w:eastAsia="微软雅黑" w:hAnsi="微软雅黑" w:hint="eastAsia"/>
          <w:color w:val="222222"/>
        </w:rPr>
        <w:t xml:space="preserve"> 5 </w:t>
      </w:r>
      <w:r>
        <w:rPr>
          <w:rFonts w:ascii="微软雅黑" w:eastAsia="微软雅黑" w:hAnsi="微软雅黑" w:hint="eastAsia"/>
          <w:color w:val="222222"/>
        </w:rPr>
        <w:t>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系统详细设计与实现</w:t>
      </w:r>
    </w:p>
    <w:p w14:paraId="0EA0F63F" w14:textId="77777777" w:rsidR="008D7DB7" w:rsidRDefault="008D7DB7">
      <w:pPr>
        <w:pStyle w:val="a3"/>
        <w:shd w:val="clear" w:color="auto" w:fill="FAFAFA"/>
        <w:divId w:val="1249581439"/>
        <w:rPr>
          <w:rFonts w:ascii="微软雅黑" w:eastAsia="微软雅黑" w:hAnsi="微软雅黑" w:hint="eastAsia"/>
          <w:color w:val="555555"/>
        </w:rPr>
      </w:pPr>
      <w:r>
        <w:rPr>
          <w:rStyle w:val="a4"/>
          <w:rFonts w:ascii="微软雅黑" w:eastAsia="微软雅黑" w:hAnsi="微软雅黑" w:hint="eastAsia"/>
          <w:color w:val="555555"/>
        </w:rPr>
        <w:t>本章阅读约定</w:t>
      </w:r>
      <w:r>
        <w:rPr>
          <w:rFonts w:ascii="微软雅黑" w:eastAsia="微软雅黑" w:hAnsi="微软雅黑" w:hint="eastAsia"/>
          <w:color w:val="555555"/>
        </w:rPr>
        <w:t>：</w:t>
      </w:r>
      <w:r>
        <w:rPr>
          <w:rFonts w:ascii="微软雅黑" w:eastAsia="微软雅黑" w:hAnsi="微软雅黑" w:hint="eastAsia"/>
          <w:color w:val="555555"/>
        </w:rPr>
        <w:t xml:space="preserve">5.2 </w:t>
      </w:r>
      <w:r>
        <w:rPr>
          <w:rFonts w:ascii="微软雅黑" w:eastAsia="微软雅黑" w:hAnsi="微软雅黑" w:hint="eastAsia"/>
          <w:color w:val="555555"/>
        </w:rPr>
        <w:t>节给出的代码为</w:t>
      </w:r>
      <w:r>
        <w:rPr>
          <w:rStyle w:val="a4"/>
          <w:rFonts w:ascii="微软雅黑" w:eastAsia="微软雅黑" w:hAnsi="微软雅黑" w:hint="eastAsia"/>
          <w:color w:val="555555"/>
        </w:rPr>
        <w:t>设计级骨架</w:t>
      </w:r>
      <w:r>
        <w:rPr>
          <w:rFonts w:ascii="微软雅黑" w:eastAsia="微软雅黑" w:hAnsi="微软雅黑" w:hint="eastAsia"/>
          <w:color w:val="555555"/>
        </w:rPr>
        <w:t>，关键行含注释说明设计意图，可直接作为编码起点；含</w:t>
      </w:r>
      <w:r>
        <w:rPr>
          <w:rFonts w:ascii="微软雅黑" w:eastAsia="微软雅黑" w:hAnsi="微软雅黑" w:hint="eastAsia"/>
          <w:color w:val="555555"/>
        </w:rPr>
        <w:t xml:space="preserve"> </w:t>
      </w:r>
      <w:r>
        <w:rPr>
          <w:rStyle w:val="HTML"/>
          <w:rFonts w:hint="eastAsia"/>
          <w:color w:val="555555"/>
        </w:rPr>
        <w:t>// TODO</w:t>
      </w:r>
      <w:r>
        <w:rPr>
          <w:rFonts w:ascii="微软雅黑" w:eastAsia="微软雅黑" w:hAnsi="微软雅黑" w:hint="eastAsia"/>
          <w:color w:val="555555"/>
        </w:rPr>
        <w:t xml:space="preserve"> </w:t>
      </w:r>
      <w:r>
        <w:rPr>
          <w:rFonts w:ascii="微软雅黑" w:eastAsia="微软雅黑" w:hAnsi="微软雅黑" w:hint="eastAsia"/>
          <w:color w:val="555555"/>
        </w:rPr>
        <w:t>的为次要分支，实施时补齐。</w:t>
      </w:r>
      <w:r>
        <w:rPr>
          <w:rFonts w:ascii="微软雅黑" w:eastAsia="微软雅黑" w:hAnsi="微软雅黑" w:hint="eastAsia"/>
          <w:color w:val="555555"/>
        </w:rPr>
        <w:t xml:space="preserve">5.3 </w:t>
      </w:r>
      <w:r>
        <w:rPr>
          <w:rFonts w:ascii="微软雅黑" w:eastAsia="微软雅黑" w:hAnsi="微软雅黑" w:hint="eastAsia"/>
          <w:color w:val="555555"/>
        </w:rPr>
        <w:t>节列出的是</w:t>
      </w:r>
      <w:r>
        <w:rPr>
          <w:rStyle w:val="a4"/>
          <w:rFonts w:ascii="微软雅黑" w:eastAsia="微软雅黑" w:hAnsi="微软雅黑" w:hint="eastAsia"/>
          <w:color w:val="555555"/>
        </w:rPr>
        <w:t>实施前预判的高频故障与预案</w:t>
      </w:r>
      <w:r>
        <w:rPr>
          <w:rFonts w:ascii="微软雅黑" w:eastAsia="微软雅黑" w:hAnsi="微软雅黑" w:hint="eastAsia"/>
          <w:color w:val="555555"/>
        </w:rPr>
        <w:t>，实施后须把</w:t>
      </w:r>
      <w:r>
        <w:rPr>
          <w:rFonts w:ascii="微软雅黑" w:eastAsia="微软雅黑" w:hAnsi="微软雅黑" w:hint="eastAsia"/>
          <w:color w:val="555555"/>
        </w:rPr>
        <w:t>"</w:t>
      </w:r>
      <w:r>
        <w:rPr>
          <w:rFonts w:ascii="微软雅黑" w:eastAsia="微软雅黑" w:hAnsi="微软雅黑" w:hint="eastAsia"/>
          <w:color w:val="555555"/>
        </w:rPr>
        <w:t>实际现象</w:t>
      </w:r>
      <w:r>
        <w:rPr>
          <w:rFonts w:ascii="微软雅黑" w:eastAsia="微软雅黑" w:hAnsi="微软雅黑" w:hint="eastAsia"/>
          <w:color w:val="555555"/>
        </w:rPr>
        <w:t>"</w:t>
      </w:r>
      <w:r>
        <w:rPr>
          <w:rFonts w:ascii="微软雅黑" w:eastAsia="微软雅黑" w:hAnsi="微软雅黑" w:hint="eastAsia"/>
          <w:color w:val="555555"/>
        </w:rPr>
        <w:t>与</w:t>
      </w:r>
      <w:r>
        <w:rPr>
          <w:rFonts w:ascii="微软雅黑" w:eastAsia="微软雅黑" w:hAnsi="微软雅黑" w:hint="eastAsia"/>
          <w:color w:val="555555"/>
        </w:rPr>
        <w:t>"</w:t>
      </w:r>
      <w:r>
        <w:rPr>
          <w:rFonts w:ascii="微软雅黑" w:eastAsia="微软雅黑" w:hAnsi="微软雅黑" w:hint="eastAsia"/>
          <w:color w:val="555555"/>
        </w:rPr>
        <w:t>最终解法</w:t>
      </w:r>
      <w:r>
        <w:rPr>
          <w:rFonts w:ascii="微软雅黑" w:eastAsia="微软雅黑" w:hAnsi="微软雅黑" w:hint="eastAsia"/>
          <w:color w:val="555555"/>
        </w:rPr>
        <w:t>"</w:t>
      </w:r>
      <w:r>
        <w:rPr>
          <w:rFonts w:ascii="微软雅黑" w:eastAsia="微软雅黑" w:hAnsi="微软雅黑" w:hint="eastAsia"/>
          <w:color w:val="555555"/>
        </w:rPr>
        <w:t>按真实排查过程回填，形成报告中最有价值的章节。</w:t>
      </w:r>
    </w:p>
    <w:p w14:paraId="50138E5A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5.1 </w:t>
      </w:r>
      <w:r>
        <w:rPr>
          <w:rFonts w:ascii="微软雅黑" w:eastAsia="微软雅黑" w:hAnsi="微软雅黑" w:hint="eastAsia"/>
          <w:color w:val="222222"/>
        </w:rPr>
        <w:t>开发与运行环境说明</w:t>
      </w:r>
    </w:p>
    <w:p w14:paraId="1948E6C4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5.1.1 </w:t>
      </w:r>
      <w:r>
        <w:rPr>
          <w:rFonts w:ascii="微软雅黑" w:eastAsia="微软雅黑" w:hAnsi="微软雅黑" w:hint="eastAsia"/>
          <w:color w:val="222222"/>
        </w:rPr>
        <w:t>硬件与操作系统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3319"/>
        <w:gridCol w:w="4164"/>
      </w:tblGrid>
      <w:tr w:rsidR="00000000" w14:paraId="4B47C223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C9BF6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lastRenderedPageBreak/>
              <w:t>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C08FD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配置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5BC2A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4FAF2E8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EF830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CPU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831E0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核及以上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23D50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均为多线程，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核会出现明显瓶颈</w:t>
            </w:r>
          </w:p>
        </w:tc>
      </w:tr>
      <w:tr w:rsidR="00000000" w14:paraId="5E65E0B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99B0F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内存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27A49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16 GB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推荐，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12 GB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最低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E2F88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1 GB + Hadoop 2 GB + Kafka 1 GB + MongoDB 1 GB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应用与仿真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 GB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系统开销</w:t>
            </w:r>
          </w:p>
        </w:tc>
      </w:tr>
      <w:tr w:rsidR="00000000" w14:paraId="471FF6C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6A756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磁盘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265DE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40 GB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以上空闲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ED92A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副本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日志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镜像</w:t>
            </w:r>
          </w:p>
        </w:tc>
      </w:tr>
      <w:tr w:rsidR="00000000" w14:paraId="0907095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4BB9B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操作系统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1F7D0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Windows 10/11 + Docker Desktop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WSL2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后端）或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Ubuntu 22.04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0BC16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本项目以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WSL2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为准，避免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Windows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路径挂载导致的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权限异常</w:t>
            </w:r>
          </w:p>
        </w:tc>
      </w:tr>
    </w:tbl>
    <w:p w14:paraId="6DFE6403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5.1.2 </w:t>
      </w:r>
      <w:r>
        <w:rPr>
          <w:rFonts w:ascii="微软雅黑" w:eastAsia="微软雅黑" w:hAnsi="微软雅黑" w:hint="eastAsia"/>
          <w:color w:val="222222"/>
        </w:rPr>
        <w:t>软件版本矩阵（表</w:t>
      </w:r>
      <w:r>
        <w:rPr>
          <w:rFonts w:ascii="微软雅黑" w:eastAsia="微软雅黑" w:hAnsi="微软雅黑" w:hint="eastAsia"/>
          <w:color w:val="222222"/>
        </w:rPr>
        <w:t xml:space="preserve"> 5-1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2029"/>
        <w:gridCol w:w="4635"/>
      </w:tblGrid>
      <w:tr w:rsidR="00000000" w14:paraId="2A1C6E03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4FA8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软件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F74F8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B306E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备注</w:t>
            </w:r>
          </w:p>
        </w:tc>
      </w:tr>
      <w:tr w:rsidR="00000000" w14:paraId="118315C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B5357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Docker Engine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D00D6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24.x+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9F5B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docker compose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v2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子命令</w:t>
            </w:r>
          </w:p>
        </w:tc>
      </w:tr>
      <w:tr w:rsidR="00000000" w14:paraId="3176468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E6469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JDK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2EA82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21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LTS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及以上均可）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F6D5D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本机采用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DevEco Studio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自带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JBR 21.0.6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（完整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JDK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javac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），复制至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tools/jdk-21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使用；构建时以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JAVA_HOME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指向该目录（全局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JAVA_HOME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仍指向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JDK 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，不修改系统环境变量）</w:t>
            </w:r>
          </w:p>
        </w:tc>
      </w:tr>
      <w:tr w:rsidR="00000000" w14:paraId="5D8D42D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7BEC6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Maven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29ED7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3.9.x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8795D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依赖管理</w:t>
            </w:r>
          </w:p>
        </w:tc>
      </w:tr>
      <w:tr w:rsidR="00000000" w14:paraId="65964A5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4ACA4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3E4C1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18.x / 20.x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FA3A2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前端构建</w:t>
            </w:r>
          </w:p>
        </w:tc>
      </w:tr>
      <w:tr w:rsidR="00000000" w14:paraId="6F3A8EF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AF4A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CA926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3.2.x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5F5B3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spring-boot-starter-web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-kafka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-data-mongodb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-data-elasticsearch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-actuator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-validation</w:t>
            </w:r>
          </w:p>
        </w:tc>
      </w:tr>
      <w:tr w:rsidR="00000000" w14:paraId="223A9F1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8A7E1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Hadoop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14A17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3.3.6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82E29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仅用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，不部署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YARN</w:t>
            </w:r>
          </w:p>
        </w:tc>
      </w:tr>
      <w:tr w:rsidR="00000000" w14:paraId="4ED2E6A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F5AA5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94B0E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6.0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53A44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单节点副本集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rs0</w:t>
            </w:r>
          </w:p>
        </w:tc>
      </w:tr>
      <w:tr w:rsidR="00000000" w14:paraId="5064A80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E775D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Kafka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A0F63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4.0.0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（官方镜像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apache/kafka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12D43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KRaft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ZooKeeper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已移除）</w:t>
            </w:r>
          </w:p>
        </w:tc>
      </w:tr>
      <w:tr w:rsidR="00000000" w14:paraId="0E068E8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8E46F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Elasticsearch / Kibana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46583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8.13.0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B2021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单节点，关闭安全认证（仅仿真环境）</w:t>
            </w:r>
          </w:p>
        </w:tc>
      </w:tr>
      <w:tr w:rsidR="00000000" w14:paraId="240793A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96EC8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Nginx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FC807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1.25-alpine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D9EA8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反向代理与静态托管</w:t>
            </w:r>
          </w:p>
        </w:tc>
      </w:tr>
      <w:tr w:rsidR="00000000" w14:paraId="7DABA89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B7B67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Vue / Vite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DF12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3.4 / 5.x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CCDF9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ECharts 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Leaflet 1.9</w:t>
            </w:r>
          </w:p>
        </w:tc>
      </w:tr>
    </w:tbl>
    <w:p w14:paraId="3D6F4375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5.1.3 </w:t>
      </w:r>
      <w:r>
        <w:rPr>
          <w:rFonts w:ascii="微软雅黑" w:eastAsia="微软雅黑" w:hAnsi="微软雅黑" w:hint="eastAsia"/>
          <w:color w:val="222222"/>
        </w:rPr>
        <w:t>工程结构</w:t>
      </w:r>
    </w:p>
    <w:p w14:paraId="707BA58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inspection-platform/</w:t>
      </w:r>
    </w:p>
    <w:p w14:paraId="528B58C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├─</w:t>
      </w:r>
      <w:r>
        <w:rPr>
          <w:rStyle w:val="HTML"/>
          <w:rFonts w:hint="eastAsia"/>
          <w:color w:val="222222"/>
        </w:rPr>
        <w:t xml:space="preserve"> docker/</w:t>
      </w:r>
    </w:p>
    <w:p w14:paraId="46D9D7F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│</w:t>
      </w:r>
      <w:r>
        <w:rPr>
          <w:rStyle w:val="HTML"/>
          <w:rFonts w:hint="eastAsia"/>
          <w:color w:val="222222"/>
        </w:rPr>
        <w:t xml:space="preserve">  </w:t>
      </w:r>
      <w:r>
        <w:rPr>
          <w:rStyle w:val="HTML"/>
          <w:rFonts w:hint="eastAsia"/>
          <w:color w:val="222222"/>
        </w:rPr>
        <w:t>├─</w:t>
      </w:r>
      <w:r>
        <w:rPr>
          <w:rStyle w:val="HTML"/>
          <w:rFonts w:hint="eastAsia"/>
          <w:color w:val="222222"/>
        </w:rPr>
        <w:t xml:space="preserve"> docker-compose.yml</w:t>
      </w:r>
    </w:p>
    <w:p w14:paraId="2E3FA48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│</w:t>
      </w:r>
      <w:r>
        <w:rPr>
          <w:rStyle w:val="HTML"/>
          <w:rFonts w:hint="eastAsia"/>
          <w:color w:val="222222"/>
        </w:rPr>
        <w:t xml:space="preserve">  </w:t>
      </w:r>
      <w:r>
        <w:rPr>
          <w:rStyle w:val="HTML"/>
          <w:rFonts w:hint="eastAsia"/>
          <w:color w:val="222222"/>
        </w:rPr>
        <w:t>├─</w:t>
      </w:r>
      <w:r>
        <w:rPr>
          <w:rStyle w:val="HTML"/>
          <w:rFonts w:hint="eastAsia"/>
          <w:color w:val="222222"/>
        </w:rPr>
        <w:t xml:space="preserve"> nginx/conf.d/inspection.conf</w:t>
      </w:r>
    </w:p>
    <w:p w14:paraId="5A97C1E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│</w:t>
      </w:r>
      <w:r>
        <w:rPr>
          <w:rStyle w:val="HTML"/>
          <w:rFonts w:hint="eastAsia"/>
          <w:color w:val="222222"/>
        </w:rPr>
        <w:t xml:space="preserve">  </w:t>
      </w:r>
      <w:r>
        <w:rPr>
          <w:rStyle w:val="HTML"/>
          <w:rFonts w:hint="eastAsia"/>
          <w:color w:val="222222"/>
        </w:rPr>
        <w:t>├─</w:t>
      </w:r>
      <w:r>
        <w:rPr>
          <w:rStyle w:val="HTML"/>
          <w:rFonts w:hint="eastAsia"/>
          <w:color w:val="222222"/>
        </w:rPr>
        <w:t xml:space="preserve"> hadoop/{core-site.xml,hdfs-site.xml}</w:t>
      </w:r>
    </w:p>
    <w:p w14:paraId="0AF6CC9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│</w:t>
      </w:r>
      <w:r>
        <w:rPr>
          <w:rStyle w:val="HTML"/>
          <w:rFonts w:hint="eastAsia"/>
          <w:color w:val="222222"/>
        </w:rPr>
        <w:t xml:space="preserve">  </w:t>
      </w:r>
      <w:r>
        <w:rPr>
          <w:rStyle w:val="HTML"/>
          <w:rFonts w:hint="eastAsia"/>
          <w:color w:val="222222"/>
        </w:rPr>
        <w:t>└─</w:t>
      </w:r>
      <w:r>
        <w:rPr>
          <w:rStyle w:val="HTML"/>
          <w:rFonts w:hint="eastAsia"/>
          <w:color w:val="222222"/>
        </w:rPr>
        <w:t xml:space="preserve"> init/{mongo-init.js,kafka-topics.sh}</w:t>
      </w:r>
    </w:p>
    <w:p w14:paraId="391327C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├─</w:t>
      </w:r>
      <w:r>
        <w:rPr>
          <w:rStyle w:val="HTML"/>
          <w:rFonts w:hint="eastAsia"/>
          <w:color w:val="222222"/>
        </w:rPr>
        <w:t xml:space="preserve"> backend/                       # Spring Boot </w:t>
      </w:r>
      <w:r>
        <w:rPr>
          <w:rStyle w:val="HTML"/>
          <w:rFonts w:hint="eastAsia"/>
          <w:color w:val="222222"/>
        </w:rPr>
        <w:t>业务服务</w:t>
      </w:r>
    </w:p>
    <w:p w14:paraId="2EEABBB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│</w:t>
      </w:r>
      <w:r>
        <w:rPr>
          <w:rStyle w:val="HTML"/>
          <w:rFonts w:hint="eastAsia"/>
          <w:color w:val="222222"/>
        </w:rPr>
        <w:t xml:space="preserve">  </w:t>
      </w:r>
      <w:r>
        <w:rPr>
          <w:rStyle w:val="HTML"/>
          <w:rFonts w:hint="eastAsia"/>
          <w:color w:val="222222"/>
        </w:rPr>
        <w:t>└─</w:t>
      </w:r>
      <w:r>
        <w:rPr>
          <w:rStyle w:val="HTML"/>
          <w:rFonts w:hint="eastAsia"/>
          <w:color w:val="222222"/>
        </w:rPr>
        <w:t xml:space="preserve"> src/main/java/com/course/inspection/</w:t>
      </w:r>
    </w:p>
    <w:p w14:paraId="7E311A7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│</w:t>
      </w:r>
      <w:r>
        <w:rPr>
          <w:rStyle w:val="HTML"/>
          <w:rFonts w:hint="eastAsia"/>
          <w:color w:val="222222"/>
        </w:rPr>
        <w:t xml:space="preserve">     </w:t>
      </w:r>
      <w:r>
        <w:rPr>
          <w:rStyle w:val="HTML"/>
          <w:rFonts w:hint="eastAsia"/>
          <w:color w:val="222222"/>
        </w:rPr>
        <w:t>├─</w:t>
      </w:r>
      <w:r>
        <w:rPr>
          <w:rStyle w:val="HTML"/>
          <w:rFonts w:hint="eastAsia"/>
          <w:color w:val="222222"/>
        </w:rPr>
        <w:t xml:space="preserve"> InspectionApplication.java</w:t>
      </w:r>
    </w:p>
    <w:p w14:paraId="3CD090F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│</w:t>
      </w:r>
      <w:r>
        <w:rPr>
          <w:rStyle w:val="HTML"/>
          <w:rFonts w:hint="eastAsia"/>
          <w:color w:val="222222"/>
        </w:rPr>
        <w:t xml:space="preserve">     </w:t>
      </w:r>
      <w:r>
        <w:rPr>
          <w:rStyle w:val="HTML"/>
          <w:rFonts w:hint="eastAsia"/>
          <w:color w:val="222222"/>
        </w:rPr>
        <w:t>├─</w:t>
      </w:r>
      <w:r>
        <w:rPr>
          <w:rStyle w:val="HTML"/>
          <w:rFonts w:hint="eastAsia"/>
          <w:color w:val="222222"/>
        </w:rPr>
        <w:t xml:space="preserve"> common/                  # </w:t>
      </w:r>
      <w:r>
        <w:rPr>
          <w:rStyle w:val="HTML"/>
          <w:rFonts w:hint="eastAsia"/>
          <w:color w:val="222222"/>
        </w:rPr>
        <w:t>常量、统一响应、异常处理</w:t>
      </w:r>
    </w:p>
    <w:p w14:paraId="2856D9E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│</w:t>
      </w:r>
      <w:r>
        <w:rPr>
          <w:rStyle w:val="HTML"/>
          <w:rFonts w:hint="eastAsia"/>
          <w:color w:val="222222"/>
        </w:rPr>
        <w:t xml:space="preserve">     </w:t>
      </w:r>
      <w:r>
        <w:rPr>
          <w:rStyle w:val="HTML"/>
          <w:rFonts w:hint="eastAsia"/>
          <w:color w:val="222222"/>
        </w:rPr>
        <w:t>├─</w:t>
      </w:r>
      <w:r>
        <w:rPr>
          <w:rStyle w:val="HTML"/>
          <w:rFonts w:hint="eastAsia"/>
          <w:color w:val="222222"/>
        </w:rPr>
        <w:t xml:space="preserve"> messaging/               # 4.4.2 </w:t>
      </w:r>
      <w:r>
        <w:rPr>
          <w:rStyle w:val="HTML"/>
          <w:rFonts w:hint="eastAsia"/>
          <w:color w:val="222222"/>
        </w:rPr>
        <w:t>消息接入模块</w:t>
      </w:r>
    </w:p>
    <w:p w14:paraId="26F2624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│</w:t>
      </w:r>
      <w:r>
        <w:rPr>
          <w:rStyle w:val="HTML"/>
          <w:rFonts w:hint="eastAsia"/>
          <w:color w:val="222222"/>
        </w:rPr>
        <w:t xml:space="preserve">     </w:t>
      </w:r>
      <w:r>
        <w:rPr>
          <w:rStyle w:val="HTML"/>
          <w:rFonts w:hint="eastAsia"/>
          <w:color w:val="222222"/>
        </w:rPr>
        <w:t>├─</w:t>
      </w:r>
      <w:r>
        <w:rPr>
          <w:rStyle w:val="HTML"/>
          <w:rFonts w:hint="eastAsia"/>
          <w:color w:val="222222"/>
        </w:rPr>
        <w:t xml:space="preserve"> device/  task/  alarm/   # </w:t>
      </w:r>
      <w:r>
        <w:rPr>
          <w:rStyle w:val="HTML"/>
          <w:rFonts w:hint="eastAsia"/>
          <w:color w:val="222222"/>
        </w:rPr>
        <w:t>业务子模块</w:t>
      </w:r>
    </w:p>
    <w:p w14:paraId="3BB07B0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│</w:t>
      </w:r>
      <w:r>
        <w:rPr>
          <w:rStyle w:val="HTML"/>
          <w:rFonts w:hint="eastAsia"/>
          <w:color w:val="222222"/>
        </w:rPr>
        <w:t xml:space="preserve">     </w:t>
      </w:r>
      <w:r>
        <w:rPr>
          <w:rStyle w:val="HTML"/>
          <w:rFonts w:hint="eastAsia"/>
          <w:color w:val="222222"/>
        </w:rPr>
        <w:t>├─</w:t>
      </w:r>
      <w:r>
        <w:rPr>
          <w:rStyle w:val="HTML"/>
          <w:rFonts w:hint="eastAsia"/>
          <w:color w:val="222222"/>
        </w:rPr>
        <w:t xml:space="preserve"> search/  storage/  stats/</w:t>
      </w:r>
    </w:p>
    <w:p w14:paraId="7C6CC1D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│</w:t>
      </w:r>
      <w:r>
        <w:rPr>
          <w:rStyle w:val="HTML"/>
          <w:rFonts w:hint="eastAsia"/>
          <w:color w:val="222222"/>
        </w:rPr>
        <w:t xml:space="preserve">     </w:t>
      </w:r>
      <w:r>
        <w:rPr>
          <w:rStyle w:val="HTML"/>
          <w:rFonts w:hint="eastAsia"/>
          <w:color w:val="222222"/>
        </w:rPr>
        <w:t>└─</w:t>
      </w:r>
      <w:r>
        <w:rPr>
          <w:rStyle w:val="HTML"/>
          <w:rFonts w:hint="eastAsia"/>
          <w:color w:val="222222"/>
        </w:rPr>
        <w:t xml:space="preserve"> config/                  # Kafka/Mongo/ES/</w:t>
      </w:r>
      <w:r>
        <w:rPr>
          <w:rStyle w:val="HTML"/>
          <w:rFonts w:hint="eastAsia"/>
          <w:color w:val="222222"/>
        </w:rPr>
        <w:t>线程池配置</w:t>
      </w:r>
    </w:p>
    <w:p w14:paraId="7354359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├─</w:t>
      </w:r>
      <w:r>
        <w:rPr>
          <w:rStyle w:val="HTML"/>
          <w:rFonts w:hint="eastAsia"/>
          <w:color w:val="222222"/>
        </w:rPr>
        <w:t xml:space="preserve"> simulator/                     # Spring Boot </w:t>
      </w:r>
      <w:r>
        <w:rPr>
          <w:rStyle w:val="HTML"/>
          <w:rFonts w:hint="eastAsia"/>
          <w:color w:val="222222"/>
        </w:rPr>
        <w:t>仿真服务（独立进程）</w:t>
      </w:r>
    </w:p>
    <w:p w14:paraId="00987A1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└─</w:t>
      </w:r>
      <w:r>
        <w:rPr>
          <w:rStyle w:val="HTML"/>
          <w:rFonts w:hint="eastAsia"/>
          <w:color w:val="222222"/>
        </w:rPr>
        <w:t xml:space="preserve"> web/                           # Vue 3 </w:t>
      </w:r>
      <w:r>
        <w:rPr>
          <w:rStyle w:val="HTML"/>
          <w:rFonts w:hint="eastAsia"/>
          <w:color w:val="222222"/>
        </w:rPr>
        <w:t>前端</w:t>
      </w:r>
    </w:p>
    <w:p w14:paraId="748F5EB3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为何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backend </w:t>
      </w:r>
      <w:r>
        <w:rPr>
          <w:rStyle w:val="a4"/>
          <w:rFonts w:ascii="微软雅黑" w:eastAsia="微软雅黑" w:hAnsi="微软雅黑" w:hint="eastAsia"/>
          <w:color w:val="222222"/>
        </w:rPr>
        <w:t>与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simulator </w:t>
      </w:r>
      <w:r>
        <w:rPr>
          <w:rStyle w:val="a4"/>
          <w:rFonts w:ascii="微软雅黑" w:eastAsia="微软雅黑" w:hAnsi="微软雅黑" w:hint="eastAsia"/>
          <w:color w:val="222222"/>
        </w:rPr>
        <w:t>分属两个工程</w:t>
      </w:r>
      <w:r>
        <w:rPr>
          <w:rFonts w:ascii="微软雅黑" w:eastAsia="微软雅黑" w:hAnsi="微软雅黑" w:hint="eastAsia"/>
          <w:color w:val="222222"/>
        </w:rPr>
        <w:t>：二者可独立重启、独立扩实例，且仿真进程在压测时需要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不影响业务服务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地批量启动多个副本。若合成一个工程，压测时业务服务也会被复制，导致消费组竞争、数据混乱。</w:t>
      </w:r>
    </w:p>
    <w:p w14:paraId="3B30DD48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 xml:space="preserve">5.2 </w:t>
      </w:r>
      <w:r>
        <w:rPr>
          <w:rFonts w:ascii="微软雅黑" w:eastAsia="微软雅黑" w:hAnsi="微软雅黑" w:hint="eastAsia"/>
          <w:color w:val="222222"/>
        </w:rPr>
        <w:t>各模块详细实现</w:t>
      </w:r>
    </w:p>
    <w:p w14:paraId="5CA5F9E2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5.2.1 </w:t>
      </w:r>
      <w:r>
        <w:rPr>
          <w:rFonts w:ascii="微软雅黑" w:eastAsia="微软雅黑" w:hAnsi="微软雅黑" w:hint="eastAsia"/>
          <w:color w:val="222222"/>
        </w:rPr>
        <w:t>设备仿真模块实现</w:t>
      </w:r>
    </w:p>
    <w:p w14:paraId="66702E10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(1) </w:t>
      </w:r>
      <w:r>
        <w:rPr>
          <w:rStyle w:val="a4"/>
          <w:rFonts w:ascii="微软雅黑" w:eastAsia="微软雅黑" w:hAnsi="微软雅黑" w:hint="eastAsia"/>
          <w:color w:val="222222"/>
        </w:rPr>
        <w:t>连续轨迹生成（避免</w:t>
      </w:r>
      <w:r>
        <w:rPr>
          <w:rStyle w:val="a4"/>
          <w:rFonts w:ascii="微软雅黑" w:eastAsia="微软雅黑" w:hAnsi="微软雅黑" w:hint="eastAsia"/>
          <w:color w:val="222222"/>
        </w:rPr>
        <w:t>"</w:t>
      </w:r>
      <w:r>
        <w:rPr>
          <w:rStyle w:val="a4"/>
          <w:rFonts w:ascii="微软雅黑" w:eastAsia="微软雅黑" w:hAnsi="微软雅黑" w:hint="eastAsia"/>
          <w:color w:val="222222"/>
        </w:rPr>
        <w:t>随机跳点</w:t>
      </w:r>
      <w:r>
        <w:rPr>
          <w:rStyle w:val="a4"/>
          <w:rFonts w:ascii="微软雅黑" w:eastAsia="微软雅黑" w:hAnsi="微软雅黑" w:hint="eastAsia"/>
          <w:color w:val="222222"/>
        </w:rPr>
        <w:t>"</w:t>
      </w:r>
      <w:r>
        <w:rPr>
          <w:rStyle w:val="a4"/>
          <w:rFonts w:ascii="微软雅黑" w:eastAsia="微软雅黑" w:hAnsi="微软雅黑" w:hint="eastAsia"/>
          <w:color w:val="222222"/>
        </w:rPr>
        <w:t>失真）</w:t>
      </w:r>
    </w:p>
    <w:p w14:paraId="78A4094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仿真数据若每帧随机取坐标，地图上会呈现散点乱跳，既不像真实巡检，也无法验证轨迹回放。故采用</w:t>
      </w:r>
      <w:r>
        <w:rPr>
          <w:rStyle w:val="a4"/>
          <w:rFonts w:ascii="微软雅黑" w:eastAsia="微软雅黑" w:hAnsi="微软雅黑" w:hint="eastAsia"/>
          <w:color w:val="222222"/>
        </w:rPr>
        <w:t>航点插值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+ </w:t>
      </w:r>
      <w:r>
        <w:rPr>
          <w:rStyle w:val="a4"/>
          <w:rFonts w:ascii="微软雅黑" w:eastAsia="微软雅黑" w:hAnsi="微软雅黑" w:hint="eastAsia"/>
          <w:color w:val="222222"/>
        </w:rPr>
        <w:t>微噪声</w:t>
      </w:r>
      <w:r>
        <w:rPr>
          <w:rFonts w:ascii="微软雅黑" w:eastAsia="微软雅黑" w:hAnsi="微软雅黑" w:hint="eastAsia"/>
          <w:color w:val="222222"/>
        </w:rPr>
        <w:t>的移动模型：</w:t>
      </w:r>
    </w:p>
    <w:p w14:paraId="4804F77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@Component</w:t>
      </w:r>
    </w:p>
    <w:p w14:paraId="0196175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class TelemetryGenerator {</w:t>
      </w:r>
    </w:p>
    <w:p w14:paraId="760A94F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0F0277B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final Random random = new Random();</w:t>
      </w:r>
    </w:p>
    <w:p w14:paraId="6CB789B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582AE9F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 </w:t>
      </w:r>
      <w:r>
        <w:rPr>
          <w:rStyle w:val="HTML"/>
          <w:rFonts w:hint="eastAsia"/>
          <w:color w:val="222222"/>
        </w:rPr>
        <w:t>在起止航点间做线性插值，并叠加高斯噪声模拟定位漂移</w:t>
      </w:r>
      <w:r>
        <w:rPr>
          <w:rStyle w:val="HTML"/>
          <w:rFonts w:hint="eastAsia"/>
          <w:color w:val="222222"/>
        </w:rPr>
        <w:t xml:space="preserve"> */</w:t>
      </w:r>
    </w:p>
    <w:p w14:paraId="015EF42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Point interpolate(Point from, Point to, double progress, double noiseMeter) {</w:t>
      </w:r>
    </w:p>
    <w:p w14:paraId="32C9A8A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double lng = from.lng() + (to.lng() - from.lng()) * progress;</w:t>
      </w:r>
    </w:p>
    <w:p w14:paraId="7D57EDC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double lat = from.lat() + (to.lat() - from.lat()) * progress;</w:t>
      </w:r>
    </w:p>
    <w:p w14:paraId="3148D75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// 1 </w:t>
      </w:r>
      <w:r>
        <w:rPr>
          <w:rStyle w:val="HTML"/>
          <w:rFonts w:hint="eastAsia"/>
          <w:color w:val="222222"/>
        </w:rPr>
        <w:t>度纬度约</w:t>
      </w:r>
      <w:r>
        <w:rPr>
          <w:rStyle w:val="HTML"/>
          <w:rFonts w:hint="eastAsia"/>
          <w:color w:val="222222"/>
        </w:rPr>
        <w:t xml:space="preserve"> 111km</w:t>
      </w:r>
      <w:r>
        <w:rPr>
          <w:rStyle w:val="HTML"/>
          <w:rFonts w:hint="eastAsia"/>
          <w:color w:val="222222"/>
        </w:rPr>
        <w:t>，经度随纬度收缩</w:t>
      </w:r>
    </w:p>
    <w:p w14:paraId="527A457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double latNoise = random.nextGaussian() * noiseMeter / 111_000d;</w:t>
      </w:r>
    </w:p>
    <w:p w14:paraId="37C8327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double lngNoise = random.nextGaussian() * noiseMeter / (111_000d * Math.cos(Math.toRadians(lat)));</w:t>
      </w:r>
    </w:p>
    <w:p w14:paraId="16459EB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return new Point(lng + lngNoise, lat + latNoise);</w:t>
      </w:r>
    </w:p>
    <w:p w14:paraId="07E7440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4E2A719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D53FFD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 </w:t>
      </w:r>
      <w:r>
        <w:rPr>
          <w:rStyle w:val="HTML"/>
          <w:rFonts w:hint="eastAsia"/>
          <w:color w:val="222222"/>
        </w:rPr>
        <w:t>电量随时间和负载单调下降，低于阈值触发返航语义</w:t>
      </w:r>
      <w:r>
        <w:rPr>
          <w:rStyle w:val="HTML"/>
          <w:rFonts w:hint="eastAsia"/>
          <w:color w:val="222222"/>
        </w:rPr>
        <w:t xml:space="preserve"> */</w:t>
      </w:r>
    </w:p>
    <w:p w14:paraId="2A8B13C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int consumeBattery(int current, double loadFactor) {</w:t>
      </w:r>
    </w:p>
    <w:p w14:paraId="348395D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int delta = (int) Math.max(1, Math.round(loadFactor * (1 + random.nextInt(2))));</w:t>
      </w:r>
    </w:p>
    <w:p w14:paraId="3718F27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return Math.max(0, current - delta);</w:t>
      </w:r>
    </w:p>
    <w:p w14:paraId="531A750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3908776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14DA109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(2) </w:t>
      </w:r>
      <w:r>
        <w:rPr>
          <w:rStyle w:val="a4"/>
          <w:rFonts w:ascii="微软雅黑" w:eastAsia="微软雅黑" w:hAnsi="微软雅黑" w:hint="eastAsia"/>
          <w:color w:val="222222"/>
        </w:rPr>
        <w:t>双节奏上报（心跳与遥测解耦）</w:t>
      </w:r>
    </w:p>
    <w:p w14:paraId="0CBB976D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心跳与遥测语义不同：心跳证明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活着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，频率低、体积小；遥测描述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状态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，频率高、体积大。二者用两个独立定时任务，避免遥测数据量增大后拖慢离线判定。</w:t>
      </w:r>
    </w:p>
    <w:p w14:paraId="13ACDBE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@Component</w:t>
      </w:r>
    </w:p>
    <w:p w14:paraId="697D2CA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@RequiredArgsConstructor</w:t>
      </w:r>
    </w:p>
    <w:p w14:paraId="022790B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class UavSimulator {</w:t>
      </w:r>
    </w:p>
    <w:p w14:paraId="42E761D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1A273F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final MessageProducer producer;</w:t>
      </w:r>
    </w:p>
    <w:p w14:paraId="1048A8C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final TelemetryGenerator generator;</w:t>
      </w:r>
    </w:p>
    <w:p w14:paraId="4E80659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2EC51BC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String deviceId = "UAV-001";</w:t>
      </w:r>
    </w:p>
    <w:p w14:paraId="5AC792A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Point current;</w:t>
      </w:r>
    </w:p>
    <w:p w14:paraId="3552306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int battery = 100;</w:t>
      </w:r>
    </w:p>
    <w:p w14:paraId="2D18363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</w:t>
      </w:r>
      <w:r>
        <w:rPr>
          <w:rStyle w:val="HTML"/>
          <w:rFonts w:hint="eastAsia"/>
          <w:color w:val="222222"/>
        </w:rPr>
        <w:t>private volatile String currentTaskId;</w:t>
      </w:r>
    </w:p>
    <w:p w14:paraId="14E592F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642AD5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 </w:t>
      </w:r>
      <w:r>
        <w:rPr>
          <w:rStyle w:val="HTML"/>
          <w:rFonts w:hint="eastAsia"/>
          <w:color w:val="222222"/>
        </w:rPr>
        <w:t>心跳：</w:t>
      </w:r>
      <w:r>
        <w:rPr>
          <w:rStyle w:val="HTML"/>
          <w:rFonts w:hint="eastAsia"/>
          <w:color w:val="222222"/>
        </w:rPr>
        <w:t xml:space="preserve">5 </w:t>
      </w:r>
      <w:r>
        <w:rPr>
          <w:rStyle w:val="HTML"/>
          <w:rFonts w:hint="eastAsia"/>
          <w:color w:val="222222"/>
        </w:rPr>
        <w:t>秒一次（对应</w:t>
      </w:r>
      <w:r>
        <w:rPr>
          <w:rStyle w:val="HTML"/>
          <w:rFonts w:hint="eastAsia"/>
          <w:color w:val="222222"/>
        </w:rPr>
        <w:t xml:space="preserve"> FR-1.2</w:t>
      </w:r>
      <w:r>
        <w:rPr>
          <w:rStyle w:val="HTML"/>
          <w:rFonts w:hint="eastAsia"/>
          <w:color w:val="222222"/>
        </w:rPr>
        <w:t>）</w:t>
      </w:r>
      <w:r>
        <w:rPr>
          <w:rStyle w:val="HTML"/>
          <w:rFonts w:hint="eastAsia"/>
          <w:color w:val="222222"/>
        </w:rPr>
        <w:t xml:space="preserve"> */</w:t>
      </w:r>
    </w:p>
    <w:p w14:paraId="06FFFC1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@Scheduled(fixedRate = 5_000)</w:t>
      </w:r>
    </w:p>
    <w:p w14:paraId="25775F1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void heartbeat() {</w:t>
      </w:r>
    </w:p>
    <w:p w14:paraId="6F86DF0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producer.send(TopicConst.DEVICE_HEARTBEAT, deviceId,</w:t>
      </w:r>
    </w:p>
    <w:p w14:paraId="2427C15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HeartbeatMsg.of(deviceId, "UAV", battery, currentTaskId));</w:t>
      </w:r>
    </w:p>
    <w:p w14:paraId="243071A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71841D9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746FACC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 </w:t>
      </w:r>
      <w:r>
        <w:rPr>
          <w:rStyle w:val="HTML"/>
          <w:rFonts w:hint="eastAsia"/>
          <w:color w:val="222222"/>
        </w:rPr>
        <w:t>遥测：</w:t>
      </w:r>
      <w:r>
        <w:rPr>
          <w:rStyle w:val="HTML"/>
          <w:rFonts w:hint="eastAsia"/>
          <w:color w:val="222222"/>
        </w:rPr>
        <w:t xml:space="preserve">2 </w:t>
      </w:r>
      <w:r>
        <w:rPr>
          <w:rStyle w:val="HTML"/>
          <w:rFonts w:hint="eastAsia"/>
          <w:color w:val="222222"/>
        </w:rPr>
        <w:t>秒一次（对应</w:t>
      </w:r>
      <w:r>
        <w:rPr>
          <w:rStyle w:val="HTML"/>
          <w:rFonts w:hint="eastAsia"/>
          <w:color w:val="222222"/>
        </w:rPr>
        <w:t xml:space="preserve"> FR-1.3</w:t>
      </w:r>
      <w:r>
        <w:rPr>
          <w:rStyle w:val="HTML"/>
          <w:rFonts w:hint="eastAsia"/>
          <w:color w:val="222222"/>
        </w:rPr>
        <w:t>）</w:t>
      </w:r>
      <w:r>
        <w:rPr>
          <w:rStyle w:val="HTML"/>
          <w:rFonts w:hint="eastAsia"/>
          <w:color w:val="222222"/>
        </w:rPr>
        <w:t xml:space="preserve"> */</w:t>
      </w:r>
    </w:p>
    <w:p w14:paraId="7B442B6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@Scheduled(fixedRate = 2_000)</w:t>
      </w:r>
    </w:p>
    <w:p w14:paraId="0142EC6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void telemetry() {</w:t>
      </w:r>
    </w:p>
    <w:p w14:paraId="7F743CB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current = generator.interpolate(current, nextWaypoint(), 0.2, 3.0);</w:t>
      </w:r>
    </w:p>
    <w:p w14:paraId="2949A6F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battery = generator.consumeBattery(battery, 0.3);</w:t>
      </w:r>
    </w:p>
    <w:p w14:paraId="09968A5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producer.send(TopicConst.UAV_TELEMETRY, deviceId,</w:t>
      </w:r>
    </w:p>
    <w:p w14:paraId="6F45680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UavTelemetryMsg.of(deviceId, current, altitude, speed, battery));</w:t>
      </w:r>
    </w:p>
    <w:p w14:paraId="54B467C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27FEF12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7A770CA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 </w:t>
      </w:r>
      <w:r>
        <w:rPr>
          <w:rStyle w:val="HTML"/>
          <w:rFonts w:hint="eastAsia"/>
          <w:color w:val="222222"/>
        </w:rPr>
        <w:t>消费下发指令（对应</w:t>
      </w:r>
      <w:r>
        <w:rPr>
          <w:rStyle w:val="HTML"/>
          <w:rFonts w:hint="eastAsia"/>
          <w:color w:val="222222"/>
        </w:rPr>
        <w:t xml:space="preserve"> FR-1.6</w:t>
      </w:r>
      <w:r>
        <w:rPr>
          <w:rStyle w:val="HTML"/>
          <w:rFonts w:hint="eastAsia"/>
          <w:color w:val="222222"/>
        </w:rPr>
        <w:t>、</w:t>
      </w:r>
      <w:r>
        <w:rPr>
          <w:rStyle w:val="HTML"/>
          <w:rFonts w:hint="eastAsia"/>
          <w:color w:val="222222"/>
        </w:rPr>
        <w:t>FR-2.2</w:t>
      </w:r>
      <w:r>
        <w:rPr>
          <w:rStyle w:val="HTML"/>
          <w:rFonts w:hint="eastAsia"/>
          <w:color w:val="222222"/>
        </w:rPr>
        <w:t>）</w:t>
      </w:r>
    </w:p>
    <w:p w14:paraId="442E7E6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*  </w:t>
      </w:r>
      <w:r>
        <w:rPr>
          <w:rStyle w:val="HTML"/>
          <w:rFonts w:hint="eastAsia"/>
          <w:color w:val="222222"/>
        </w:rPr>
        <w:t>消费组为每设备独立（</w:t>
      </w:r>
      <w:r>
        <w:rPr>
          <w:rStyle w:val="HTML"/>
          <w:rFonts w:hint="eastAsia"/>
          <w:color w:val="222222"/>
        </w:rPr>
        <w:t>sim-cmd-&lt;deviceId&gt;</w:t>
      </w:r>
      <w:r>
        <w:rPr>
          <w:rStyle w:val="HTML"/>
          <w:rFonts w:hint="eastAsia"/>
          <w:color w:val="222222"/>
        </w:rPr>
        <w:t>）：组内独占全部分区并按</w:t>
      </w:r>
      <w:r>
        <w:rPr>
          <w:rStyle w:val="HTML"/>
          <w:rFonts w:hint="eastAsia"/>
          <w:color w:val="222222"/>
        </w:rPr>
        <w:t xml:space="preserve"> deviceId </w:t>
      </w:r>
      <w:r>
        <w:rPr>
          <w:rStyle w:val="HTML"/>
          <w:rFonts w:hint="eastAsia"/>
          <w:color w:val="222222"/>
        </w:rPr>
        <w:t>过滤，</w:t>
      </w:r>
    </w:p>
    <w:p w14:paraId="46B3ED6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*  </w:t>
      </w:r>
      <w:r>
        <w:rPr>
          <w:rStyle w:val="HTML"/>
          <w:rFonts w:hint="eastAsia"/>
          <w:color w:val="222222"/>
        </w:rPr>
        <w:t>避免指令经</w:t>
      </w:r>
      <w:r>
        <w:rPr>
          <w:rStyle w:val="HTML"/>
          <w:rFonts w:hint="eastAsia"/>
          <w:color w:val="222222"/>
        </w:rPr>
        <w:t xml:space="preserve"> key </w:t>
      </w:r>
      <w:r>
        <w:rPr>
          <w:rStyle w:val="HTML"/>
          <w:rFonts w:hint="eastAsia"/>
          <w:color w:val="222222"/>
        </w:rPr>
        <w:t>哈希落错分区被错误设备丢弃（</w:t>
      </w:r>
      <w:r>
        <w:rPr>
          <w:rStyle w:val="HTML"/>
          <w:rFonts w:hint="eastAsia"/>
          <w:color w:val="222222"/>
        </w:rPr>
        <w:t xml:space="preserve">S32 </w:t>
      </w:r>
      <w:r>
        <w:rPr>
          <w:rStyle w:val="HTML"/>
          <w:rFonts w:hint="eastAsia"/>
          <w:color w:val="222222"/>
        </w:rPr>
        <w:t>排错实录，见</w:t>
      </w:r>
      <w:r>
        <w:rPr>
          <w:rStyle w:val="HTML"/>
          <w:rFonts w:hint="eastAsia"/>
          <w:color w:val="222222"/>
        </w:rPr>
        <w:t xml:space="preserve"> STATE </w:t>
      </w:r>
      <w:r>
        <w:rPr>
          <w:rStyle w:val="HTML"/>
          <w:rFonts w:hint="eastAsia"/>
          <w:color w:val="222222"/>
        </w:rPr>
        <w:t>风险</w:t>
      </w:r>
      <w:r>
        <w:rPr>
          <w:rStyle w:val="HTML"/>
          <w:rFonts w:hint="eastAsia"/>
          <w:color w:val="222222"/>
        </w:rPr>
        <w:t xml:space="preserve"> #27</w:t>
      </w:r>
      <w:r>
        <w:rPr>
          <w:rStyle w:val="HTML"/>
          <w:rFonts w:hint="eastAsia"/>
          <w:color w:val="222222"/>
        </w:rPr>
        <w:t>）</w:t>
      </w:r>
      <w:r>
        <w:rPr>
          <w:rStyle w:val="HTML"/>
          <w:rFonts w:hint="eastAsia"/>
          <w:color w:val="222222"/>
        </w:rPr>
        <w:t xml:space="preserve"> */</w:t>
      </w:r>
    </w:p>
    <w:p w14:paraId="7FA6E31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@KafkaListener(topics = TopicConst.TASK_COMMAND, groupId = "${sim.command-group:sim-cmd-default}")</w:t>
      </w:r>
    </w:p>
    <w:p w14:paraId="40634B1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void onCommand(ConsumerRecord&lt;String, String&gt; record, Acknowledgment ack) {</w:t>
      </w:r>
    </w:p>
    <w:p w14:paraId="3C457C5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TaskCommandMsg cmd = JsonUtil.parse(record.value(), TaskCommandMsg.class);</w:t>
      </w:r>
    </w:p>
    <w:p w14:paraId="50BEEEA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if (!deviceId.equals(cmd.deviceId())) { return; }   // </w:t>
      </w:r>
      <w:r>
        <w:rPr>
          <w:rStyle w:val="HTML"/>
          <w:rFonts w:hint="eastAsia"/>
          <w:color w:val="222222"/>
        </w:rPr>
        <w:t>非本机指令直接跳过</w:t>
      </w:r>
    </w:p>
    <w:p w14:paraId="47D6D54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log.info("</w:t>
      </w:r>
      <w:r>
        <w:rPr>
          <w:rStyle w:val="HTML"/>
          <w:rFonts w:hint="eastAsia"/>
          <w:color w:val="222222"/>
        </w:rPr>
        <w:t>收到巡检任务指令</w:t>
      </w:r>
      <w:r>
        <w:rPr>
          <w:rStyle w:val="HTML"/>
          <w:rFonts w:hint="eastAsia"/>
          <w:color w:val="222222"/>
        </w:rPr>
        <w:t>: taskId={}, type={}", cmd.taskId(), cmd.taskType());</w:t>
      </w:r>
    </w:p>
    <w:p w14:paraId="17C1301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currentTaskId = cmd.taskId();</w:t>
      </w:r>
    </w:p>
    <w:p w14:paraId="695E51F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producer.send(TopicConst.TASK_LOG, deviceId,</w:t>
      </w:r>
    </w:p>
    <w:p w14:paraId="627A933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TaskLogMsg.of(cmd.taskId(), deviceId, "COMMAND_RECEIVED"));</w:t>
      </w:r>
    </w:p>
    <w:p w14:paraId="136EB12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ack.acknowledge();</w:t>
      </w:r>
    </w:p>
    <w:p w14:paraId="188FB90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5CBB204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11D24DF7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多实例启动方式</w:t>
      </w:r>
      <w:r>
        <w:rPr>
          <w:rFonts w:ascii="微软雅黑" w:eastAsia="微软雅黑" w:hAnsi="微软雅黑" w:hint="eastAsia"/>
          <w:color w:val="222222"/>
        </w:rPr>
        <w:t>：通过环境变量或启动参数注入设备编号，同一镜像可起多份：</w:t>
      </w:r>
    </w:p>
    <w:p w14:paraId="4C05AE1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java -jar simulator.jar --sim.deviceId=UAV-001 --sim.type=UAV</w:t>
      </w:r>
    </w:p>
    <w:p w14:paraId="10F5368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java -jar simulator.jar --sim.deviceId=UAV-002 --sim.type=UAV</w:t>
      </w:r>
    </w:p>
    <w:p w14:paraId="2A3A728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java -jar simulator.jar --sim.deviceId=ROBOT-001 --sim.type=ROBOT_DOG</w:t>
      </w:r>
    </w:p>
    <w:p w14:paraId="1F494EF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java -jar simulator.jar --sim.deviceId=ROBOT-002 --sim.type=ROBOT_DOG</w:t>
      </w:r>
    </w:p>
    <w:p w14:paraId="5A66EEA2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(3) </w:t>
      </w:r>
      <w:r>
        <w:rPr>
          <w:rStyle w:val="a4"/>
          <w:rFonts w:ascii="微软雅黑" w:eastAsia="微软雅黑" w:hAnsi="微软雅黑" w:hint="eastAsia"/>
          <w:color w:val="222222"/>
        </w:rPr>
        <w:t>故障注入（对应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FR-1.4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</w:p>
    <w:p w14:paraId="39DDB0B1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提供</w:t>
      </w:r>
      <w:r>
        <w:rPr>
          <w:rFonts w:ascii="微软雅黑" w:eastAsia="微软雅黑" w:hAnsi="微软雅黑" w:hint="eastAsia"/>
          <w:color w:val="222222"/>
        </w:rPr>
        <w:t xml:space="preserve"> HTTP </w:t>
      </w:r>
      <w:r>
        <w:rPr>
          <w:rFonts w:ascii="微软雅黑" w:eastAsia="微软雅黑" w:hAnsi="微软雅黑" w:hint="eastAsia"/>
          <w:color w:val="222222"/>
        </w:rPr>
        <w:t>触发点，便于测试用例可控复现异常：</w:t>
      </w:r>
      <w:r>
        <w:rPr>
          <w:rStyle w:val="HTML"/>
          <w:rFonts w:hint="eastAsia"/>
          <w:color w:val="222222"/>
        </w:rPr>
        <w:t>POST /sim/fault</w:t>
      </w:r>
      <w:r>
        <w:rPr>
          <w:rFonts w:ascii="微软雅黑" w:eastAsia="微软雅黑" w:hAnsi="微软雅黑" w:hint="eastAsia"/>
          <w:color w:val="222222"/>
        </w:rPr>
        <w:t>，参数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 xml:space="preserve">type </w:t>
      </w:r>
      <w:r>
        <w:rPr>
          <w:rStyle w:val="HTML"/>
          <w:rFonts w:hint="eastAsia"/>
          <w:color w:val="222222"/>
        </w:rPr>
        <w:t>∈</w:t>
      </w:r>
      <w:r>
        <w:rPr>
          <w:rStyle w:val="HTML"/>
          <w:rFonts w:hint="eastAsia"/>
          <w:color w:val="222222"/>
        </w:rPr>
        <w:t xml:space="preserve"> {BATTERY_DROP, OVERHEAT, COMM_OFFLINE}</w:t>
      </w:r>
      <w:r>
        <w:rPr>
          <w:rFonts w:ascii="微软雅黑" w:eastAsia="微软雅黑" w:hAnsi="微软雅黑" w:hint="eastAsia"/>
          <w:color w:val="222222"/>
        </w:rPr>
        <w:t>。</w:t>
      </w:r>
      <w:r>
        <w:rPr>
          <w:rStyle w:val="HTML"/>
          <w:rFonts w:hint="eastAsia"/>
          <w:color w:val="222222"/>
        </w:rPr>
        <w:t>COMM_OFFLINE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的实现是停止心跳任务，用于验证</w:t>
      </w:r>
      <w:r>
        <w:rPr>
          <w:rFonts w:ascii="微软雅黑" w:eastAsia="微软雅黑" w:hAnsi="微软雅黑" w:hint="eastAsia"/>
          <w:color w:val="222222"/>
        </w:rPr>
        <w:t xml:space="preserve"> 3.5.4 </w:t>
      </w:r>
      <w:r>
        <w:rPr>
          <w:rFonts w:ascii="微软雅黑" w:eastAsia="微软雅黑" w:hAnsi="微软雅黑" w:hint="eastAsia"/>
          <w:color w:val="222222"/>
        </w:rPr>
        <w:t>节的离线检测逻辑。</w:t>
      </w:r>
    </w:p>
    <w:p w14:paraId="08D0491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(4) </w:t>
      </w:r>
      <w:r>
        <w:rPr>
          <w:rStyle w:val="a4"/>
          <w:rFonts w:ascii="微软雅黑" w:eastAsia="微软雅黑" w:hAnsi="微软雅黑" w:hint="eastAsia"/>
          <w:color w:val="222222"/>
        </w:rPr>
        <w:t>园区与告警仿真（</w:t>
      </w:r>
      <w:r>
        <w:rPr>
          <w:rStyle w:val="a4"/>
          <w:rFonts w:ascii="微软雅黑" w:eastAsia="微软雅黑" w:hAnsi="微软雅黑" w:hint="eastAsia"/>
          <w:color w:val="222222"/>
        </w:rPr>
        <w:t>S103~S104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</w:p>
    <w:p w14:paraId="399112E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>仿真园区为</w:t>
      </w:r>
      <w:r>
        <w:rPr>
          <w:rStyle w:val="a4"/>
          <w:rFonts w:ascii="微软雅黑" w:eastAsia="微软雅黑" w:hAnsi="微软雅黑" w:hint="eastAsia"/>
          <w:color w:val="222222"/>
        </w:rPr>
        <w:t>约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425m </w:t>
      </w:r>
      <w:r>
        <w:rPr>
          <w:rStyle w:val="a4"/>
          <w:rFonts w:ascii="微软雅黑" w:eastAsia="微软雅黑" w:hAnsi="微软雅黑" w:hint="eastAsia"/>
          <w:color w:val="222222"/>
        </w:rPr>
        <w:t>×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380m </w:t>
      </w:r>
      <w:r>
        <w:rPr>
          <w:rStyle w:val="a4"/>
          <w:rFonts w:ascii="微软雅黑" w:eastAsia="微软雅黑" w:hAnsi="微软雅黑" w:hint="eastAsia"/>
          <w:color w:val="222222"/>
        </w:rPr>
        <w:t>的大型工业园区</w:t>
      </w:r>
      <w:r>
        <w:rPr>
          <w:rFonts w:ascii="微软雅黑" w:eastAsia="微软雅黑" w:hAnsi="微软雅黑" w:hint="eastAsia"/>
          <w:color w:val="222222"/>
        </w:rPr>
        <w:t>：无人机巡逻环线为</w:t>
      </w:r>
      <w:r>
        <w:rPr>
          <w:rFonts w:ascii="微软雅黑" w:eastAsia="微软雅黑" w:hAnsi="微软雅黑" w:hint="eastAsia"/>
          <w:color w:val="222222"/>
        </w:rPr>
        <w:t xml:space="preserve"> 8 </w:t>
      </w:r>
      <w:r>
        <w:rPr>
          <w:rFonts w:ascii="微软雅黑" w:eastAsia="微软雅黑" w:hAnsi="微软雅黑" w:hint="eastAsia"/>
          <w:color w:val="222222"/>
        </w:rPr>
        <w:t>航点（含内凹路口的园区道路），基地位于园区西南内侧（返航目的地），加工车间位于园区中部（烟火高发点位）；机器狗地面路网为</w:t>
      </w:r>
      <w:r>
        <w:rPr>
          <w:rFonts w:ascii="微软雅黑" w:eastAsia="微软雅黑" w:hAnsi="微软雅黑" w:hint="eastAsia"/>
          <w:color w:val="222222"/>
        </w:rPr>
        <w:t xml:space="preserve"> 4</w:t>
      </w:r>
      <w:r>
        <w:rPr>
          <w:rFonts w:ascii="微软雅黑" w:eastAsia="微软雅黑" w:hAnsi="微软雅黑" w:hint="eastAsia"/>
          <w:color w:val="222222"/>
        </w:rPr>
        <w:t>×</w:t>
      </w:r>
      <w:r>
        <w:rPr>
          <w:rFonts w:ascii="微软雅黑" w:eastAsia="微软雅黑" w:hAnsi="微软雅黑" w:hint="eastAsia"/>
          <w:color w:val="222222"/>
        </w:rPr>
        <w:t xml:space="preserve">3 </w:t>
      </w:r>
      <w:r>
        <w:rPr>
          <w:rFonts w:ascii="微软雅黑" w:eastAsia="微软雅黑" w:hAnsi="微软雅黑" w:hint="eastAsia"/>
          <w:color w:val="222222"/>
        </w:rPr>
        <w:t>共</w:t>
      </w:r>
      <w:r>
        <w:rPr>
          <w:rFonts w:ascii="微软雅黑" w:eastAsia="微软雅黑" w:hAnsi="微软雅黑" w:hint="eastAsia"/>
          <w:color w:val="222222"/>
        </w:rPr>
        <w:t xml:space="preserve"> 12 </w:t>
      </w:r>
      <w:r>
        <w:rPr>
          <w:rFonts w:ascii="微软雅黑" w:eastAsia="微软雅黑" w:hAnsi="微软雅黑" w:hint="eastAsia"/>
          <w:color w:val="222222"/>
        </w:rPr>
        <w:t>节点（格距约</w:t>
      </w:r>
      <w:r>
        <w:rPr>
          <w:rFonts w:ascii="微软雅黑" w:eastAsia="微软雅黑" w:hAnsi="微软雅黑" w:hint="eastAsia"/>
          <w:color w:val="222222"/>
        </w:rPr>
        <w:t xml:space="preserve"> 120m</w:t>
      </w:r>
      <w:r>
        <w:rPr>
          <w:rFonts w:ascii="微软雅黑" w:eastAsia="微软雅黑" w:hAnsi="微软雅黑" w:hint="eastAsia"/>
          <w:color w:val="222222"/>
        </w:rPr>
        <w:t>），</w:t>
      </w:r>
      <w:r>
        <w:rPr>
          <w:rFonts w:ascii="微软雅黑" w:eastAsia="微软雅黑" w:hAnsi="微软雅黑" w:hint="eastAsia"/>
          <w:color w:val="222222"/>
        </w:rPr>
        <w:t xml:space="preserve">BFS </w:t>
      </w:r>
      <w:r>
        <w:rPr>
          <w:rFonts w:ascii="微软雅黑" w:eastAsia="微软雅黑" w:hAnsi="微软雅黑" w:hint="eastAsia"/>
          <w:color w:val="222222"/>
        </w:rPr>
        <w:t>求最短路径。告警仿真包含：无人机巡逻以约</w:t>
      </w:r>
      <w:r>
        <w:rPr>
          <w:rFonts w:ascii="微软雅黑" w:eastAsia="微软雅黑" w:hAnsi="微软雅黑" w:hint="eastAsia"/>
          <w:color w:val="222222"/>
        </w:rPr>
        <w:t xml:space="preserve"> 5% </w:t>
      </w:r>
      <w:r>
        <w:rPr>
          <w:rFonts w:ascii="微软雅黑" w:eastAsia="微软雅黑" w:hAnsi="微软雅黑" w:hint="eastAsia"/>
          <w:color w:val="222222"/>
        </w:rPr>
        <w:t>概率发现周界入侵、以约</w:t>
      </w:r>
      <w:r>
        <w:rPr>
          <w:rFonts w:ascii="微软雅黑" w:eastAsia="微软雅黑" w:hAnsi="微软雅黑" w:hint="eastAsia"/>
          <w:color w:val="222222"/>
        </w:rPr>
        <w:t xml:space="preserve"> 3% </w:t>
      </w:r>
      <w:r>
        <w:rPr>
          <w:rFonts w:ascii="微软雅黑" w:eastAsia="微软雅黑" w:hAnsi="微软雅黑" w:hint="eastAsia"/>
          <w:color w:val="222222"/>
        </w:rPr>
        <w:t>概率于加工车间位置发现</w:t>
      </w:r>
      <w:r>
        <w:rPr>
          <w:rStyle w:val="a4"/>
          <w:rFonts w:ascii="微软雅黑" w:eastAsia="微软雅黑" w:hAnsi="微软雅黑" w:hint="eastAsia"/>
          <w:color w:val="222222"/>
        </w:rPr>
        <w:t>烟火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>FIRE_SMOKE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Fonts w:ascii="微软雅黑" w:eastAsia="微软雅黑" w:hAnsi="微软雅黑" w:hint="eastAsia"/>
          <w:color w:val="222222"/>
        </w:rPr>
        <w:t>CRITICAL</w:t>
      </w:r>
      <w:r>
        <w:rPr>
          <w:rFonts w:ascii="微软雅黑" w:eastAsia="微软雅黑" w:hAnsi="微软雅黑" w:hint="eastAsia"/>
          <w:color w:val="222222"/>
        </w:rPr>
        <w:t>）；机器狗红外测温支持</w:t>
      </w:r>
      <w:r>
        <w:rPr>
          <w:rFonts w:ascii="微软雅黑" w:eastAsia="微软雅黑" w:hAnsi="微软雅黑" w:hint="eastAsia"/>
          <w:color w:val="222222"/>
        </w:rPr>
        <w:t xml:space="preserve"> OVERHEAT </w:t>
      </w:r>
      <w:r>
        <w:rPr>
          <w:rFonts w:ascii="微软雅黑" w:eastAsia="微软雅黑" w:hAnsi="微软雅黑" w:hint="eastAsia"/>
          <w:color w:val="222222"/>
        </w:rPr>
        <w:t>注入；电量单调下降归零后自动断电返航回充（</w:t>
      </w:r>
      <w:r>
        <w:rPr>
          <w:rFonts w:ascii="微软雅黑" w:eastAsia="微软雅黑" w:hAnsi="微软雅黑" w:hint="eastAsia"/>
          <w:color w:val="222222"/>
        </w:rPr>
        <w:t>BATTERY_LOW</w:t>
      </w:r>
      <w:r>
        <w:rPr>
          <w:rFonts w:ascii="微软雅黑" w:eastAsia="微软雅黑" w:hAnsi="微软雅黑" w:hint="eastAsia"/>
          <w:color w:val="222222"/>
        </w:rPr>
        <w:t>）。设备离线告警采用</w:t>
      </w:r>
      <w:r>
        <w:rPr>
          <w:rStyle w:val="a4"/>
          <w:rFonts w:ascii="微软雅黑" w:eastAsia="微软雅黑" w:hAnsi="微软雅黑" w:hint="eastAsia"/>
          <w:color w:val="222222"/>
        </w:rPr>
        <w:t>分级升级</w:t>
      </w:r>
      <w:r>
        <w:rPr>
          <w:rFonts w:ascii="微软雅黑" w:eastAsia="微软雅黑" w:hAnsi="微软雅黑" w:hint="eastAsia"/>
          <w:color w:val="222222"/>
        </w:rPr>
        <w:t>：心跳丢失</w:t>
      </w:r>
      <w:r>
        <w:rPr>
          <w:rFonts w:ascii="微软雅黑" w:eastAsia="微软雅黑" w:hAnsi="微软雅黑" w:hint="eastAsia"/>
          <w:color w:val="222222"/>
        </w:rPr>
        <w:t xml:space="preserve"> 15 </w:t>
      </w:r>
      <w:r>
        <w:rPr>
          <w:rFonts w:ascii="微软雅黑" w:eastAsia="微软雅黑" w:hAnsi="微软雅黑" w:hint="eastAsia"/>
          <w:color w:val="222222"/>
        </w:rPr>
        <w:t>秒产生</w:t>
      </w:r>
      <w:r>
        <w:rPr>
          <w:rFonts w:ascii="微软雅黑" w:eastAsia="微软雅黑" w:hAnsi="微软雅黑" w:hint="eastAsia"/>
          <w:color w:val="222222"/>
        </w:rPr>
        <w:t xml:space="preserve"> WARN </w:t>
      </w:r>
      <w:r>
        <w:rPr>
          <w:rFonts w:ascii="微软雅黑" w:eastAsia="微软雅黑" w:hAnsi="微软雅黑" w:hint="eastAsia"/>
          <w:color w:val="222222"/>
        </w:rPr>
        <w:t>级告警（设备运维类），持续离线超过</w:t>
      </w:r>
      <w:r>
        <w:rPr>
          <w:rFonts w:ascii="微软雅黑" w:eastAsia="微软雅黑" w:hAnsi="微软雅黑" w:hint="eastAsia"/>
          <w:color w:val="222222"/>
        </w:rPr>
        <w:t xml:space="preserve"> 3 </w:t>
      </w:r>
      <w:r>
        <w:rPr>
          <w:rFonts w:ascii="微软雅黑" w:eastAsia="微软雅黑" w:hAnsi="微软雅黑" w:hint="eastAsia"/>
          <w:color w:val="222222"/>
        </w:rPr>
        <w:t>分钟升级为</w:t>
      </w:r>
      <w:r>
        <w:rPr>
          <w:rFonts w:ascii="微软雅黑" w:eastAsia="微软雅黑" w:hAnsi="微软雅黑" w:hint="eastAsia"/>
          <w:color w:val="222222"/>
        </w:rPr>
        <w:t xml:space="preserve"> CRITICAL</w:t>
      </w:r>
      <w:r>
        <w:rPr>
          <w:rFonts w:ascii="微软雅黑" w:eastAsia="微软雅黑" w:hAnsi="微软雅黑" w:hint="eastAsia"/>
          <w:color w:val="222222"/>
        </w:rPr>
        <w:t>（安防口径进入主页），设备恢复上线后告警自动关闭。</w:t>
      </w:r>
    </w:p>
    <w:p w14:paraId="0D8F2B6C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5.2.2 Kafka </w:t>
      </w:r>
      <w:r>
        <w:rPr>
          <w:rFonts w:ascii="微软雅黑" w:eastAsia="微软雅黑" w:hAnsi="微软雅黑" w:hint="eastAsia"/>
          <w:color w:val="222222"/>
        </w:rPr>
        <w:t>生产者消费者实现</w:t>
      </w:r>
    </w:p>
    <w:p w14:paraId="4881793E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(1) </w:t>
      </w:r>
      <w:r>
        <w:rPr>
          <w:rStyle w:val="a4"/>
          <w:rFonts w:ascii="微软雅黑" w:eastAsia="微软雅黑" w:hAnsi="微软雅黑" w:hint="eastAsia"/>
          <w:color w:val="222222"/>
        </w:rPr>
        <w:t>主题常量与配置（对应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4.6 </w:t>
      </w:r>
      <w:r>
        <w:rPr>
          <w:rStyle w:val="a4"/>
          <w:rFonts w:ascii="微软雅黑" w:eastAsia="微软雅黑" w:hAnsi="微软雅黑" w:hint="eastAsia"/>
          <w:color w:val="222222"/>
        </w:rPr>
        <w:t>节设计）</w:t>
      </w:r>
    </w:p>
    <w:p w14:paraId="2A15236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final class TopicConst {</w:t>
      </w:r>
    </w:p>
    <w:p w14:paraId="07FC052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static final String UAV_TELEMETRY       = "uav.telemetry";</w:t>
      </w:r>
    </w:p>
    <w:p w14:paraId="6A5D8D3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static final String ROBOT_TELEMETRY   </w:t>
      </w:r>
      <w:r>
        <w:rPr>
          <w:rStyle w:val="HTML"/>
          <w:rFonts w:hint="eastAsia"/>
          <w:color w:val="222222"/>
        </w:rPr>
        <w:t xml:space="preserve">  = "robot.telemetry";</w:t>
      </w:r>
    </w:p>
    <w:p w14:paraId="22005D9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static final String DEVICE_HEARTBEAT    = "device.heartbeat";</w:t>
      </w:r>
    </w:p>
    <w:p w14:paraId="03132A1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static final String INSPECTION_ALARM    = "inspection.alarm";</w:t>
      </w:r>
    </w:p>
    <w:p w14:paraId="1141C19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static final String IMAGE_META          = "inspection.image.meta";</w:t>
      </w:r>
    </w:p>
    <w:p w14:paraId="22ABA70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static final String TASK_COMMAND        = "task.command";</w:t>
      </w:r>
    </w:p>
    <w:p w14:paraId="2E338FB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static final String TASK_LOG            = "task.log";</w:t>
      </w:r>
    </w:p>
    <w:p w14:paraId="0B1DF11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static final String DLQ                 = "inspection.dlq";</w:t>
      </w:r>
    </w:p>
    <w:p w14:paraId="16B7F33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29FABE0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static final String GROUP_STORAGE = "</w:t>
      </w:r>
      <w:r>
        <w:rPr>
          <w:rStyle w:val="HTML"/>
          <w:rFonts w:hint="eastAsia"/>
          <w:color w:val="222222"/>
        </w:rPr>
        <w:t>biz-storage-consumer";</w:t>
      </w:r>
    </w:p>
    <w:p w14:paraId="1359EB9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static final String GROUP_ALARM   = "biz-alarm-consumer";</w:t>
      </w:r>
    </w:p>
    <w:p w14:paraId="7BAFC4C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static final String GROUP_STATS   = "biz-stats-consumer";</w:t>
      </w:r>
    </w:p>
    <w:p w14:paraId="211D576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7DAF7C3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spring:</w:t>
      </w:r>
    </w:p>
    <w:p w14:paraId="503D036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kafka:</w:t>
      </w:r>
    </w:p>
    <w:p w14:paraId="4FB7591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bootstrap-servers: ${KAFKA_SERVERS:kafka:9092}   # </w:t>
      </w:r>
      <w:r>
        <w:rPr>
          <w:rStyle w:val="HTML"/>
          <w:rFonts w:hint="eastAsia"/>
          <w:color w:val="222222"/>
        </w:rPr>
        <w:t>本机</w:t>
      </w:r>
      <w:r>
        <w:rPr>
          <w:rStyle w:val="HTML"/>
          <w:rFonts w:hint="eastAsia"/>
          <w:color w:val="222222"/>
        </w:rPr>
        <w:t xml:space="preserve"> IDE </w:t>
      </w:r>
      <w:r>
        <w:rPr>
          <w:rStyle w:val="HTML"/>
          <w:rFonts w:hint="eastAsia"/>
          <w:color w:val="222222"/>
        </w:rPr>
        <w:t>调试时改为</w:t>
      </w:r>
      <w:r>
        <w:rPr>
          <w:rStyle w:val="HTML"/>
          <w:rFonts w:hint="eastAsia"/>
          <w:color w:val="222222"/>
        </w:rPr>
        <w:t xml:space="preserve"> localhost:9094</w:t>
      </w:r>
    </w:p>
    <w:p w14:paraId="47E25BD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producer:</w:t>
      </w:r>
    </w:p>
    <w:p w14:paraId="51EA2AA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key-serializer: org.apache.kafka.common.serialization.StringSerializer</w:t>
      </w:r>
    </w:p>
    <w:p w14:paraId="1F7464C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value-serializer: org.springframework.kafka.support.serializer.JsonSerializer</w:t>
      </w:r>
    </w:p>
    <w:p w14:paraId="4F4ADAA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acks: all                    # </w:t>
      </w:r>
      <w:r>
        <w:rPr>
          <w:rStyle w:val="HTML"/>
          <w:rFonts w:hint="eastAsia"/>
          <w:color w:val="222222"/>
        </w:rPr>
        <w:t>所有</w:t>
      </w:r>
      <w:r>
        <w:rPr>
          <w:rStyle w:val="HTML"/>
          <w:rFonts w:hint="eastAsia"/>
          <w:color w:val="222222"/>
        </w:rPr>
        <w:t xml:space="preserve"> ISR </w:t>
      </w:r>
      <w:r>
        <w:rPr>
          <w:rStyle w:val="HTML"/>
          <w:rFonts w:hint="eastAsia"/>
          <w:color w:val="222222"/>
        </w:rPr>
        <w:t>确认</w:t>
      </w:r>
    </w:p>
    <w:p w14:paraId="05B3AAB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retries: 3</w:t>
      </w:r>
    </w:p>
    <w:p w14:paraId="58A7F03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</w:t>
      </w:r>
      <w:r>
        <w:rPr>
          <w:rStyle w:val="HTML"/>
          <w:rFonts w:hint="eastAsia"/>
          <w:color w:val="222222"/>
        </w:rPr>
        <w:t>properties:</w:t>
      </w:r>
    </w:p>
    <w:p w14:paraId="3DB826E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enable.idempotence: true   # </w:t>
      </w:r>
      <w:r>
        <w:rPr>
          <w:rStyle w:val="HTML"/>
          <w:rFonts w:hint="eastAsia"/>
          <w:color w:val="222222"/>
        </w:rPr>
        <w:t>幂等生产者，防重试导致重复</w:t>
      </w:r>
    </w:p>
    <w:p w14:paraId="5CB873F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max.in.flight.requests.per.connection: 1</w:t>
      </w:r>
    </w:p>
    <w:p w14:paraId="2B455F4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consumer:</w:t>
      </w:r>
    </w:p>
    <w:p w14:paraId="1F645E5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group-id: biz-storage-consumer</w:t>
      </w:r>
    </w:p>
    <w:p w14:paraId="6883F0A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key-deserializer: org.apache.kafka.common.serialization.StringDeserializer</w:t>
      </w:r>
    </w:p>
    <w:p w14:paraId="28B3B6E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value-deserializer: org.springframework.kafka.support.serializer.JsonDeserializer</w:t>
      </w:r>
    </w:p>
    <w:p w14:paraId="117C379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auto-offset-reset: earliest</w:t>
      </w:r>
    </w:p>
    <w:p w14:paraId="656CC7B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enable-auto-commit: false    # </w:t>
      </w:r>
      <w:r>
        <w:rPr>
          <w:rStyle w:val="HTML"/>
          <w:rFonts w:hint="eastAsia"/>
          <w:color w:val="222222"/>
        </w:rPr>
        <w:t>关键：关闭自动提交</w:t>
      </w:r>
    </w:p>
    <w:p w14:paraId="19366BA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max-poll-records: 200</w:t>
      </w:r>
    </w:p>
    <w:p w14:paraId="57CBE98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properties:</w:t>
      </w:r>
    </w:p>
    <w:p w14:paraId="44CA214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spring.json.trusted.packages: com.course.inspection.msg</w:t>
      </w:r>
    </w:p>
    <w:p w14:paraId="196A8C3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listener:</w:t>
      </w:r>
    </w:p>
    <w:p w14:paraId="2791C60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ack-mode: manual_immediate   # </w:t>
      </w:r>
      <w:r>
        <w:rPr>
          <w:rStyle w:val="HTML"/>
          <w:rFonts w:hint="eastAsia"/>
          <w:color w:val="222222"/>
        </w:rPr>
        <w:t>手动提交，业务成功才提交</w:t>
      </w:r>
    </w:p>
    <w:p w14:paraId="1E673FF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    concurrency: 3               # </w:t>
      </w:r>
      <w:r>
        <w:rPr>
          <w:rStyle w:val="HTML"/>
          <w:rFonts w:hint="eastAsia"/>
          <w:color w:val="222222"/>
        </w:rPr>
        <w:t>并发消费线程数，与分区数匹配</w:t>
      </w:r>
    </w:p>
    <w:p w14:paraId="7A0E4B8F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(2) </w:t>
      </w:r>
      <w:r>
        <w:rPr>
          <w:rStyle w:val="a4"/>
          <w:rFonts w:ascii="微软雅黑" w:eastAsia="微软雅黑" w:hAnsi="微软雅黑" w:hint="eastAsia"/>
          <w:color w:val="222222"/>
        </w:rPr>
        <w:t>统一生产者</w:t>
      </w:r>
    </w:p>
    <w:p w14:paraId="1175A2D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@Component</w:t>
      </w:r>
    </w:p>
    <w:p w14:paraId="68F3D4C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@RequiredArgsConstructor</w:t>
      </w:r>
    </w:p>
    <w:p w14:paraId="6D36167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@Slf4j</w:t>
      </w:r>
    </w:p>
    <w:p w14:paraId="4F08434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class MessageProducer {</w:t>
      </w:r>
    </w:p>
    <w:p w14:paraId="0B0993E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097B8C4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final KafkaTemplate&lt;String, Object&gt; kafkaTemplate;</w:t>
      </w:r>
    </w:p>
    <w:p w14:paraId="63C0B88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7374439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</w:t>
      </w:r>
    </w:p>
    <w:p w14:paraId="4E51362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* </w:t>
      </w:r>
      <w:r>
        <w:rPr>
          <w:rStyle w:val="HTML"/>
          <w:rFonts w:hint="eastAsia"/>
          <w:color w:val="222222"/>
        </w:rPr>
        <w:t>统一发送入口。</w:t>
      </w:r>
      <w:r>
        <w:rPr>
          <w:rStyle w:val="HTML"/>
          <w:rFonts w:hint="eastAsia"/>
          <w:color w:val="222222"/>
        </w:rPr>
        <w:t xml:space="preserve">key </w:t>
      </w:r>
      <w:r>
        <w:rPr>
          <w:rStyle w:val="HTML"/>
          <w:rFonts w:hint="eastAsia"/>
          <w:color w:val="222222"/>
        </w:rPr>
        <w:t>传</w:t>
      </w:r>
      <w:r>
        <w:rPr>
          <w:rStyle w:val="HTML"/>
          <w:rFonts w:hint="eastAsia"/>
          <w:color w:val="222222"/>
        </w:rPr>
        <w:t xml:space="preserve"> deviceId </w:t>
      </w:r>
      <w:r>
        <w:rPr>
          <w:rStyle w:val="HTML"/>
          <w:rFonts w:hint="eastAsia"/>
          <w:color w:val="222222"/>
        </w:rPr>
        <w:t>——</w:t>
      </w: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相同</w:t>
      </w:r>
      <w:r>
        <w:rPr>
          <w:rStyle w:val="HTML"/>
          <w:rFonts w:hint="eastAsia"/>
          <w:color w:val="222222"/>
        </w:rPr>
        <w:t xml:space="preserve"> key </w:t>
      </w:r>
      <w:r>
        <w:rPr>
          <w:rStyle w:val="HTML"/>
          <w:rFonts w:hint="eastAsia"/>
          <w:color w:val="222222"/>
        </w:rPr>
        <w:t>进同一分区，</w:t>
      </w:r>
    </w:p>
    <w:p w14:paraId="1C96F7E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* </w:t>
      </w:r>
      <w:r>
        <w:rPr>
          <w:rStyle w:val="HTML"/>
          <w:rFonts w:hint="eastAsia"/>
          <w:color w:val="222222"/>
        </w:rPr>
        <w:t>从而保证</w:t>
      </w:r>
      <w:r>
        <w:rPr>
          <w:rStyle w:val="HTML"/>
          <w:rFonts w:hint="eastAsia"/>
          <w:color w:val="222222"/>
        </w:rPr>
        <w:t>"</w:t>
      </w:r>
      <w:r>
        <w:rPr>
          <w:rStyle w:val="HTML"/>
          <w:rFonts w:hint="eastAsia"/>
          <w:color w:val="222222"/>
        </w:rPr>
        <w:t>同一设备的指令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消息按产生顺序被消费</w:t>
      </w:r>
      <w:r>
        <w:rPr>
          <w:rStyle w:val="HTML"/>
          <w:rFonts w:hint="eastAsia"/>
          <w:color w:val="222222"/>
        </w:rPr>
        <w:t>"</w:t>
      </w:r>
      <w:r>
        <w:rPr>
          <w:rStyle w:val="HTML"/>
          <w:rFonts w:hint="eastAsia"/>
          <w:color w:val="222222"/>
        </w:rPr>
        <w:t>（对应</w:t>
      </w:r>
      <w:r>
        <w:rPr>
          <w:rStyle w:val="HTML"/>
          <w:rFonts w:hint="eastAsia"/>
          <w:color w:val="222222"/>
        </w:rPr>
        <w:t xml:space="preserve"> FR-2.2</w:t>
      </w:r>
      <w:r>
        <w:rPr>
          <w:rStyle w:val="HTML"/>
          <w:rFonts w:hint="eastAsia"/>
          <w:color w:val="222222"/>
        </w:rPr>
        <w:t>）。</w:t>
      </w:r>
    </w:p>
    <w:p w14:paraId="66B0C67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*/</w:t>
      </w:r>
    </w:p>
    <w:p w14:paraId="26BB690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void send(String topic, String key, Object payload) {</w:t>
      </w:r>
    </w:p>
    <w:p w14:paraId="7EB8ED2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kafkaTemplate.send(topic, key, payload).whenComplete((result, ex) -&gt; {</w:t>
      </w:r>
    </w:p>
    <w:p w14:paraId="1770146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if (ex != null) {</w:t>
      </w:r>
    </w:p>
    <w:p w14:paraId="41CB24F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log.error("</w:t>
      </w:r>
      <w:r>
        <w:rPr>
          <w:rStyle w:val="HTML"/>
          <w:rFonts w:hint="eastAsia"/>
          <w:color w:val="222222"/>
        </w:rPr>
        <w:t>消息发送失败</w:t>
      </w:r>
      <w:r>
        <w:rPr>
          <w:rStyle w:val="HTML"/>
          <w:rFonts w:hint="eastAsia"/>
          <w:color w:val="222222"/>
        </w:rPr>
        <w:t xml:space="preserve"> topic={} key={} payload={}", topic, key, payload, ex);</w:t>
      </w:r>
    </w:p>
    <w:p w14:paraId="2955A2A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// </w:t>
      </w:r>
      <w:r>
        <w:rPr>
          <w:rStyle w:val="HTML"/>
          <w:rFonts w:hint="eastAsia"/>
          <w:color w:val="222222"/>
        </w:rPr>
        <w:t>实际项目此处应落本地重试表；仿真场景先记录日志</w:t>
      </w:r>
    </w:p>
    <w:p w14:paraId="554E67E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} else {</w:t>
      </w:r>
    </w:p>
    <w:p w14:paraId="3BF473A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log.debug("</w:t>
      </w:r>
      <w:r>
        <w:rPr>
          <w:rStyle w:val="HTML"/>
          <w:rFonts w:hint="eastAsia"/>
          <w:color w:val="222222"/>
        </w:rPr>
        <w:t>消息发送成功</w:t>
      </w:r>
      <w:r>
        <w:rPr>
          <w:rStyle w:val="HTML"/>
          <w:rFonts w:hint="eastAsia"/>
          <w:color w:val="222222"/>
        </w:rPr>
        <w:t xml:space="preserve"> topic={} partition={} offset={}",</w:t>
      </w:r>
    </w:p>
    <w:p w14:paraId="2C051DF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    topic, result.getRecordMetadata().partition(), result.getRecordMetadata().offset());</w:t>
      </w:r>
    </w:p>
    <w:p w14:paraId="5B5A655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}</w:t>
      </w:r>
    </w:p>
    <w:p w14:paraId="35EE9CB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});</w:t>
      </w:r>
    </w:p>
    <w:p w14:paraId="1DFDDCD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2F0EC45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648FA821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(3) </w:t>
      </w:r>
      <w:r>
        <w:rPr>
          <w:rStyle w:val="a4"/>
          <w:rFonts w:ascii="微软雅黑" w:eastAsia="微软雅黑" w:hAnsi="微软雅黑" w:hint="eastAsia"/>
          <w:color w:val="222222"/>
        </w:rPr>
        <w:t>幂等消费与手动提交的模板基类（对应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FR-2.5</w:t>
      </w:r>
      <w:r>
        <w:rPr>
          <w:rStyle w:val="a4"/>
          <w:rFonts w:ascii="微软雅黑" w:eastAsia="微软雅黑" w:hAnsi="微软雅黑" w:hint="eastAsia"/>
          <w:color w:val="222222"/>
        </w:rPr>
        <w:t>、</w:t>
      </w:r>
      <w:r>
        <w:rPr>
          <w:rStyle w:val="a4"/>
          <w:rFonts w:ascii="微软雅黑" w:eastAsia="微软雅黑" w:hAnsi="微软雅黑" w:hint="eastAsia"/>
          <w:color w:val="222222"/>
        </w:rPr>
        <w:t>FR-2.6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</w:p>
    <w:p w14:paraId="7631E85B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消费端三件事必须统一处理，否则每个消费者各写一遍必然出错：</w:t>
      </w:r>
      <w:r>
        <w:rPr>
          <w:rStyle w:val="a4"/>
          <w:rFonts w:ascii="微软雅黑" w:eastAsia="微软雅黑" w:hAnsi="微软雅黑" w:hint="eastAsia"/>
          <w:color w:val="222222"/>
        </w:rPr>
        <w:t>异常不提交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offset</w:t>
      </w:r>
      <w:r>
        <w:rPr>
          <w:rStyle w:val="a4"/>
          <w:rFonts w:ascii="微软雅黑" w:eastAsia="微软雅黑" w:hAnsi="微软雅黑" w:hint="eastAsia"/>
          <w:color w:val="222222"/>
        </w:rPr>
        <w:t>、重试超限进死信、重复消息幂等跳过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73ABDA4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@Slf4j</w:t>
      </w:r>
    </w:p>
    <w:p w14:paraId="22E0B85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abstract class AbstractIdempotentConsumer&lt;T&gt; {</w:t>
      </w:r>
    </w:p>
    <w:p w14:paraId="220DD66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07E5EDC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static final int MAX_RETRY = 3;</w:t>
      </w:r>
    </w:p>
    <w:p w14:paraId="1ADEC68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6F72F27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 </w:t>
      </w:r>
      <w:r>
        <w:rPr>
          <w:rStyle w:val="HTML"/>
          <w:rFonts w:hint="eastAsia"/>
          <w:color w:val="222222"/>
        </w:rPr>
        <w:t>子类实现：真正的业务处理</w:t>
      </w:r>
      <w:r>
        <w:rPr>
          <w:rStyle w:val="HTML"/>
          <w:rFonts w:hint="eastAsia"/>
          <w:color w:val="222222"/>
        </w:rPr>
        <w:t xml:space="preserve"> */</w:t>
      </w:r>
    </w:p>
    <w:p w14:paraId="27CCE61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protected abstract void handle(T payload);</w:t>
      </w:r>
    </w:p>
    <w:p w14:paraId="7AA4145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03AD1D7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 </w:t>
      </w:r>
      <w:r>
        <w:rPr>
          <w:rStyle w:val="HTML"/>
          <w:rFonts w:hint="eastAsia"/>
          <w:color w:val="222222"/>
        </w:rPr>
        <w:t>子类实现：解析消息体</w:t>
      </w:r>
      <w:r>
        <w:rPr>
          <w:rStyle w:val="HTML"/>
          <w:rFonts w:hint="eastAsia"/>
          <w:color w:val="222222"/>
        </w:rPr>
        <w:t xml:space="preserve"> */</w:t>
      </w:r>
    </w:p>
    <w:p w14:paraId="2350C37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protected abstract T parse(String json);</w:t>
      </w:r>
    </w:p>
    <w:p w14:paraId="6C666BA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03D39A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 </w:t>
      </w:r>
      <w:r>
        <w:rPr>
          <w:rStyle w:val="HTML"/>
          <w:rFonts w:hint="eastAsia"/>
          <w:color w:val="222222"/>
        </w:rPr>
        <w:t>子类实现：业务主键，用于幂等判断</w:t>
      </w:r>
      <w:r>
        <w:rPr>
          <w:rStyle w:val="HTML"/>
          <w:rFonts w:hint="eastAsia"/>
          <w:color w:val="222222"/>
        </w:rPr>
        <w:t xml:space="preserve"> */</w:t>
      </w:r>
    </w:p>
    <w:p w14:paraId="37D91D2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protected abstract String businessKey(T payload);</w:t>
      </w:r>
    </w:p>
    <w:p w14:paraId="1F40FD9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1B4D9D8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 </w:t>
      </w:r>
      <w:r>
        <w:rPr>
          <w:rStyle w:val="HTML"/>
          <w:rFonts w:hint="eastAsia"/>
          <w:color w:val="222222"/>
        </w:rPr>
        <w:t>子类可选实现：已处理则返回</w:t>
      </w:r>
      <w:r>
        <w:rPr>
          <w:rStyle w:val="HTML"/>
          <w:rFonts w:hint="eastAsia"/>
          <w:color w:val="222222"/>
        </w:rPr>
        <w:t xml:space="preserve"> true</w:t>
      </w:r>
      <w:r>
        <w:rPr>
          <w:rStyle w:val="HTML"/>
          <w:rFonts w:hint="eastAsia"/>
          <w:color w:val="222222"/>
        </w:rPr>
        <w:t>，默认查库判重</w:t>
      </w:r>
      <w:r>
        <w:rPr>
          <w:rStyle w:val="HTML"/>
          <w:rFonts w:hint="eastAsia"/>
          <w:color w:val="222222"/>
        </w:rPr>
        <w:t xml:space="preserve"> */</w:t>
      </w:r>
    </w:p>
    <w:p w14:paraId="0BA1918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protected boolean alreadyProcessed(String key) { return false; }</w:t>
      </w:r>
    </w:p>
    <w:p w14:paraId="5057913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A6B1A9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  </w:t>
      </w:r>
      <w:r>
        <w:rPr>
          <w:rStyle w:val="HTML"/>
          <w:rFonts w:hint="eastAsia"/>
          <w:color w:val="222222"/>
        </w:rPr>
        <w:t>public void consume(ConsumerRecord&lt;String, String&gt; record, Acknowledgment ack) {</w:t>
      </w:r>
    </w:p>
    <w:p w14:paraId="09E8C9E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raw = record.value();</w:t>
      </w:r>
    </w:p>
    <w:p w14:paraId="4295BC9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T payload = null;</w:t>
      </w:r>
    </w:p>
    <w:p w14:paraId="056FDBE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try {</w:t>
      </w:r>
    </w:p>
    <w:p w14:paraId="2F52C1A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payload = parse(raw);</w:t>
      </w:r>
    </w:p>
    <w:p w14:paraId="14DBA34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String key = businessKey(payload);</w:t>
      </w:r>
    </w:p>
    <w:p w14:paraId="4914519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if (alreadyProcessed(key)) {</w:t>
      </w:r>
    </w:p>
    <w:p w14:paraId="2B8B8D9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log.warn("</w:t>
      </w:r>
      <w:r>
        <w:rPr>
          <w:rStyle w:val="HTML"/>
          <w:rFonts w:hint="eastAsia"/>
          <w:color w:val="222222"/>
        </w:rPr>
        <w:t>重复消息，幂等跳过</w:t>
      </w:r>
      <w:r>
        <w:rPr>
          <w:rStyle w:val="HTML"/>
          <w:rFonts w:hint="eastAsia"/>
          <w:color w:val="222222"/>
        </w:rPr>
        <w:t xml:space="preserve"> key={}", key);</w:t>
      </w:r>
    </w:p>
    <w:p w14:paraId="23C38B0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ack.acknowledge();</w:t>
      </w:r>
    </w:p>
    <w:p w14:paraId="1FB8AB9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return;</w:t>
      </w:r>
    </w:p>
    <w:p w14:paraId="0A9A730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}</w:t>
      </w:r>
    </w:p>
    <w:p w14:paraId="623AAFF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handle(payload);</w:t>
      </w:r>
    </w:p>
    <w:p w14:paraId="007DCFA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ack.acknowledge();          // </w:t>
      </w:r>
      <w:r>
        <w:rPr>
          <w:rStyle w:val="HTML"/>
          <w:rFonts w:hint="eastAsia"/>
          <w:color w:val="222222"/>
        </w:rPr>
        <w:t>只在业务成功后提交</w:t>
      </w:r>
      <w:r>
        <w:rPr>
          <w:rStyle w:val="HTML"/>
          <w:rFonts w:hint="eastAsia"/>
          <w:color w:val="222222"/>
        </w:rPr>
        <w:t xml:space="preserve"> offset</w:t>
      </w:r>
    </w:p>
    <w:p w14:paraId="75941E9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} catch (Exception e) {</w:t>
      </w:r>
    </w:p>
    <w:p w14:paraId="4E66A0C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int attempt = retryCount(record);</w:t>
      </w:r>
    </w:p>
    <w:p w14:paraId="52321B4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log.error("</w:t>
      </w:r>
      <w:r>
        <w:rPr>
          <w:rStyle w:val="HTML"/>
          <w:rFonts w:hint="eastAsia"/>
          <w:color w:val="222222"/>
        </w:rPr>
        <w:t>消费失败</w:t>
      </w:r>
      <w:r>
        <w:rPr>
          <w:rStyle w:val="HTML"/>
          <w:rFonts w:hint="eastAsia"/>
          <w:color w:val="222222"/>
        </w:rPr>
        <w:t xml:space="preserve"> topic={} partition={} offset={} </w:t>
      </w:r>
      <w:r>
        <w:rPr>
          <w:rStyle w:val="HTML"/>
          <w:rFonts w:hint="eastAsia"/>
          <w:color w:val="222222"/>
        </w:rPr>
        <w:t>第</w:t>
      </w:r>
      <w:r>
        <w:rPr>
          <w:rStyle w:val="HTML"/>
          <w:rFonts w:hint="eastAsia"/>
          <w:color w:val="222222"/>
        </w:rPr>
        <w:t xml:space="preserve"> {} </w:t>
      </w:r>
      <w:r>
        <w:rPr>
          <w:rStyle w:val="HTML"/>
          <w:rFonts w:hint="eastAsia"/>
          <w:color w:val="222222"/>
        </w:rPr>
        <w:t>次</w:t>
      </w:r>
      <w:r>
        <w:rPr>
          <w:rStyle w:val="HTML"/>
          <w:rFonts w:hint="eastAsia"/>
          <w:color w:val="222222"/>
        </w:rPr>
        <w:t>",</w:t>
      </w:r>
    </w:p>
    <w:p w14:paraId="674E373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record.topic(), record.partition(), record.offset(), attempt, e);</w:t>
      </w:r>
    </w:p>
    <w:p w14:paraId="3EA9BF9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if (attempt &gt;= MAX_RETRY) {</w:t>
      </w:r>
    </w:p>
    <w:p w14:paraId="112869B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sendToDlq(record, e);   // </w:t>
      </w:r>
      <w:r>
        <w:rPr>
          <w:rStyle w:val="HTML"/>
          <w:rFonts w:hint="eastAsia"/>
          <w:color w:val="222222"/>
        </w:rPr>
        <w:t>转死信主题，人工介入</w:t>
      </w:r>
    </w:p>
    <w:p w14:paraId="566D35A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ack.acknowledge();      // </w:t>
      </w:r>
      <w:r>
        <w:rPr>
          <w:rStyle w:val="HTML"/>
          <w:rFonts w:hint="eastAsia"/>
          <w:color w:val="222222"/>
        </w:rPr>
        <w:t>已转死信，避免阻塞分区</w:t>
      </w:r>
    </w:p>
    <w:p w14:paraId="36AF1D4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}</w:t>
      </w:r>
    </w:p>
    <w:p w14:paraId="77032B0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// </w:t>
      </w:r>
      <w:r>
        <w:rPr>
          <w:rStyle w:val="HTML"/>
          <w:rFonts w:hint="eastAsia"/>
          <w:color w:val="222222"/>
        </w:rPr>
        <w:t>未超限：不提交</w:t>
      </w:r>
      <w:r>
        <w:rPr>
          <w:rStyle w:val="HTML"/>
          <w:rFonts w:hint="eastAsia"/>
          <w:color w:val="222222"/>
        </w:rPr>
        <w:t xml:space="preserve"> offset</w:t>
      </w:r>
      <w:r>
        <w:rPr>
          <w:rStyle w:val="HTML"/>
          <w:rFonts w:hint="eastAsia"/>
          <w:color w:val="222222"/>
        </w:rPr>
        <w:t>，由容器按</w:t>
      </w:r>
      <w:r>
        <w:rPr>
          <w:rStyle w:val="HTML"/>
          <w:rFonts w:hint="eastAsia"/>
          <w:color w:val="222222"/>
        </w:rPr>
        <w:t xml:space="preserve"> errorHandler </w:t>
      </w:r>
      <w:r>
        <w:rPr>
          <w:rStyle w:val="HTML"/>
          <w:rFonts w:hint="eastAsia"/>
          <w:color w:val="222222"/>
        </w:rPr>
        <w:t>策略重投</w:t>
      </w:r>
    </w:p>
    <w:p w14:paraId="4F9747A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}</w:t>
      </w:r>
    </w:p>
    <w:p w14:paraId="79A562E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58D12F4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6C10C46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void sendToDlq(ConsumerRecord&lt;</w:t>
      </w:r>
      <w:r>
        <w:rPr>
          <w:rStyle w:val="HTML"/>
          <w:rFonts w:hint="eastAsia"/>
          <w:color w:val="222222"/>
        </w:rPr>
        <w:t xml:space="preserve">String, String&gt; record, Exception e) { /* </w:t>
      </w:r>
      <w:r>
        <w:rPr>
          <w:rStyle w:val="HTML"/>
          <w:rFonts w:hint="eastAsia"/>
          <w:color w:val="222222"/>
        </w:rPr>
        <w:t>写入</w:t>
      </w:r>
      <w:r>
        <w:rPr>
          <w:rStyle w:val="HTML"/>
          <w:rFonts w:hint="eastAsia"/>
          <w:color w:val="222222"/>
        </w:rPr>
        <w:t xml:space="preserve"> TopicConst.DLQ */ }</w:t>
      </w:r>
    </w:p>
    <w:p w14:paraId="5A4CD54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int retryCount(ConsumerRecord&lt;String, String&gt; record) { /* </w:t>
      </w:r>
      <w:r>
        <w:rPr>
          <w:rStyle w:val="HTML"/>
          <w:rFonts w:hint="eastAsia"/>
          <w:color w:val="222222"/>
        </w:rPr>
        <w:t>读取</w:t>
      </w:r>
      <w:r>
        <w:rPr>
          <w:rStyle w:val="HTML"/>
          <w:rFonts w:hint="eastAsia"/>
          <w:color w:val="222222"/>
        </w:rPr>
        <w:t xml:space="preserve"> header </w:t>
      </w:r>
      <w:r>
        <w:rPr>
          <w:rStyle w:val="HTML"/>
          <w:rFonts w:hint="eastAsia"/>
          <w:color w:val="222222"/>
        </w:rPr>
        <w:t>中的重试计数</w:t>
      </w:r>
      <w:r>
        <w:rPr>
          <w:rStyle w:val="HTML"/>
          <w:rFonts w:hint="eastAsia"/>
          <w:color w:val="222222"/>
        </w:rPr>
        <w:t xml:space="preserve"> */ }</w:t>
      </w:r>
    </w:p>
    <w:p w14:paraId="509DED1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559C5F7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(4) </w:t>
      </w:r>
      <w:r>
        <w:rPr>
          <w:rStyle w:val="a4"/>
          <w:rFonts w:ascii="微软雅黑" w:eastAsia="微软雅黑" w:hAnsi="微软雅黑" w:hint="eastAsia"/>
          <w:color w:val="222222"/>
        </w:rPr>
        <w:t>告警消费者（价值最高的一条链路）</w:t>
      </w:r>
    </w:p>
    <w:p w14:paraId="6B07649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@Component</w:t>
      </w:r>
    </w:p>
    <w:p w14:paraId="15AA170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@RequiredArgsConstructor</w:t>
      </w:r>
    </w:p>
    <w:p w14:paraId="3942F15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@Slf4j</w:t>
      </w:r>
    </w:p>
    <w:p w14:paraId="58306E9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class AlarmConsumer extends AbstractIdempotentConsumer&lt;AlarmMsg&gt; {</w:t>
      </w:r>
    </w:p>
    <w:p w14:paraId="5510741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7342AE9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final AlarmRepository alarmRepository;   // MongoDB</w:t>
      </w:r>
    </w:p>
    <w:p w14:paraId="6031741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final AlarmSearchService searchService;  // Elasticsearch</w:t>
      </w:r>
    </w:p>
    <w:p w14:paraId="64401D2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final FileStorageService storageService; // HDFS</w:t>
      </w:r>
    </w:p>
    <w:p w14:paraId="0AAA555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39939C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</w:t>
      </w:r>
      <w:r>
        <w:rPr>
          <w:rStyle w:val="HTML"/>
          <w:rFonts w:hint="eastAsia"/>
          <w:color w:val="222222"/>
        </w:rPr>
        <w:t>@KafkaListener(topics = TopicConst.INSPECTION_ALARM,</w:t>
      </w:r>
    </w:p>
    <w:p w14:paraId="684A908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groupId = TopicConst.GROUP_ALARM, concurrency = "3")</w:t>
      </w:r>
    </w:p>
    <w:p w14:paraId="0F98B52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void onMessage(ConsumerRecord&lt;String, String&gt; record, Acknowledgment ack) {</w:t>
      </w:r>
    </w:p>
    <w:p w14:paraId="706ABF5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consume(record, ack);</w:t>
      </w:r>
    </w:p>
    <w:p w14:paraId="4A3C019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7B16D21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587292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@Override</w:t>
      </w:r>
    </w:p>
    <w:p w14:paraId="1D41B03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protected void handle(AlarmMsg msg) {</w:t>
      </w:r>
    </w:p>
    <w:p w14:paraId="7C1287B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// 1) </w:t>
      </w:r>
      <w:r>
        <w:rPr>
          <w:rStyle w:val="HTML"/>
          <w:rFonts w:hint="eastAsia"/>
          <w:color w:val="222222"/>
        </w:rPr>
        <w:t>若有抓拍图，先把二进制存</w:t>
      </w:r>
      <w:r>
        <w:rPr>
          <w:rStyle w:val="HTML"/>
          <w:rFonts w:hint="eastAsia"/>
          <w:color w:val="222222"/>
        </w:rPr>
        <w:t xml:space="preserve"> HDFS</w:t>
      </w:r>
      <w:r>
        <w:rPr>
          <w:rStyle w:val="HTML"/>
          <w:rFonts w:hint="eastAsia"/>
          <w:color w:val="222222"/>
        </w:rPr>
        <w:t>，拿到路径（对应</w:t>
      </w:r>
      <w:r>
        <w:rPr>
          <w:rStyle w:val="HTML"/>
          <w:rFonts w:hint="eastAsia"/>
          <w:color w:val="222222"/>
        </w:rPr>
        <w:t xml:space="preserve"> FR-3.1</w:t>
      </w:r>
      <w:r>
        <w:rPr>
          <w:rStyle w:val="HTML"/>
          <w:rFonts w:hint="eastAsia"/>
          <w:color w:val="222222"/>
        </w:rPr>
        <w:t>）</w:t>
      </w:r>
    </w:p>
    <w:p w14:paraId="6DED983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snapshotPath = null;</w:t>
      </w:r>
    </w:p>
    <w:p w14:paraId="4EF4CE3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if (msg.imageBytes() != null) {</w:t>
      </w:r>
    </w:p>
    <w:p w14:paraId="20971CC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snapshotPath = storageService.upload(ImageType.ALARM_SNAPSHOT,</w:t>
      </w:r>
    </w:p>
    <w:p w14:paraId="60378BC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 xml:space="preserve">            msg.deviceId(), msg.occurredTime(), msg.imageBytes(), "jpg");</w:t>
      </w:r>
    </w:p>
    <w:p w14:paraId="4DFA45C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}</w:t>
      </w:r>
    </w:p>
    <w:p w14:paraId="1554DAF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// 2) MongoDB </w:t>
      </w:r>
      <w:r>
        <w:rPr>
          <w:rStyle w:val="HTML"/>
          <w:rFonts w:hint="eastAsia"/>
          <w:color w:val="222222"/>
        </w:rPr>
        <w:t>为权威源：按</w:t>
      </w:r>
      <w:r>
        <w:rPr>
          <w:rStyle w:val="HTML"/>
          <w:rFonts w:hint="eastAsia"/>
          <w:color w:val="222222"/>
        </w:rPr>
        <w:t xml:space="preserve"> alarmId upsert </w:t>
      </w:r>
      <w:r>
        <w:rPr>
          <w:rStyle w:val="HTML"/>
          <w:rFonts w:hint="eastAsia"/>
          <w:color w:val="222222"/>
        </w:rPr>
        <w:t>保证幂等</w:t>
      </w:r>
    </w:p>
    <w:p w14:paraId="7361C5A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      AlarmDoc doc = AlarmDoc.from(msg, snapshotPath);</w:t>
      </w:r>
    </w:p>
    <w:p w14:paraId="08E82B7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alarmRepository.save(doc);</w:t>
      </w:r>
    </w:p>
    <w:p w14:paraId="4DD7B2D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// 3) ES </w:t>
      </w:r>
      <w:r>
        <w:rPr>
          <w:rStyle w:val="HTML"/>
          <w:rFonts w:hint="eastAsia"/>
          <w:color w:val="222222"/>
        </w:rPr>
        <w:t>检索副本：失败不回滚（</w:t>
      </w:r>
      <w:r>
        <w:rPr>
          <w:rStyle w:val="HTML"/>
          <w:rFonts w:hint="eastAsia"/>
          <w:color w:val="222222"/>
        </w:rPr>
        <w:t xml:space="preserve">allow ES </w:t>
      </w:r>
      <w:r>
        <w:rPr>
          <w:rStyle w:val="HTML"/>
          <w:rFonts w:hint="eastAsia"/>
          <w:color w:val="222222"/>
        </w:rPr>
        <w:t>短暂不一致，由对账任务补偿）</w:t>
      </w:r>
    </w:p>
    <w:p w14:paraId="66F3E62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try {</w:t>
      </w:r>
    </w:p>
    <w:p w14:paraId="35D2158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searchService.index(doc.toEsDoc());</w:t>
      </w:r>
    </w:p>
    <w:p w14:paraId="5791ADD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} catch (Exception e) {</w:t>
      </w:r>
    </w:p>
    <w:p w14:paraId="0AC624D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log.error("ES </w:t>
      </w:r>
      <w:r>
        <w:rPr>
          <w:rStyle w:val="HTML"/>
          <w:rFonts w:hint="eastAsia"/>
          <w:color w:val="222222"/>
        </w:rPr>
        <w:t>写入失败，等待对账补偿</w:t>
      </w:r>
      <w:r>
        <w:rPr>
          <w:rStyle w:val="HTML"/>
          <w:rFonts w:hint="eastAsia"/>
          <w:color w:val="222222"/>
        </w:rPr>
        <w:t xml:space="preserve"> alarmId={}", doc.getAlarmId(), e);</w:t>
      </w:r>
    </w:p>
    <w:p w14:paraId="6E7FED8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}</w:t>
      </w:r>
    </w:p>
    <w:p w14:paraId="3CC807F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60E68A4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0754008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</w:t>
      </w:r>
      <w:r>
        <w:rPr>
          <w:rStyle w:val="HTML"/>
          <w:rFonts w:hint="eastAsia"/>
          <w:color w:val="222222"/>
        </w:rPr>
        <w:t>@Override protected String businessKey(AlarmMsg m) { return m.alarmId(); }</w:t>
      </w:r>
    </w:p>
    <w:p w14:paraId="3CA4944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@Override protected AlarmMsg parse(String json)    { return JsonUtil.parse(json, AlarmMsg.class); }</w:t>
      </w:r>
    </w:p>
    <w:p w14:paraId="10DA51B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@Override protected boolean alreadyProcessed(String id) { return alarmRepository.existsByAlarmId(id); }</w:t>
      </w:r>
    </w:p>
    <w:p w14:paraId="227CFFF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30739811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设计要点</w:t>
      </w:r>
      <w:r>
        <w:rPr>
          <w:rFonts w:ascii="微软雅黑" w:eastAsia="微软雅黑" w:hAnsi="微软雅黑" w:hint="eastAsia"/>
          <w:color w:val="222222"/>
        </w:rPr>
        <w:t>：三个写操作（</w:t>
      </w:r>
      <w:r>
        <w:rPr>
          <w:rFonts w:ascii="微软雅黑" w:eastAsia="微软雅黑" w:hAnsi="微软雅黑" w:hint="eastAsia"/>
          <w:color w:val="222222"/>
        </w:rPr>
        <w:t>HDFS / MongoDB / ES</w:t>
      </w:r>
      <w:r>
        <w:rPr>
          <w:rFonts w:ascii="微软雅黑" w:eastAsia="微软雅黑" w:hAnsi="微软雅黑" w:hint="eastAsia"/>
          <w:color w:val="222222"/>
        </w:rPr>
        <w:t>）中，</w:t>
      </w:r>
      <w:r>
        <w:rPr>
          <w:rStyle w:val="a4"/>
          <w:rFonts w:ascii="微软雅黑" w:eastAsia="微软雅黑" w:hAnsi="微软雅黑" w:hint="eastAsia"/>
          <w:color w:val="222222"/>
        </w:rPr>
        <w:t>只有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HDFS </w:t>
      </w:r>
      <w:r>
        <w:rPr>
          <w:rStyle w:val="a4"/>
          <w:rFonts w:ascii="微软雅黑" w:eastAsia="微软雅黑" w:hAnsi="微软雅黑" w:hint="eastAsia"/>
          <w:color w:val="222222"/>
        </w:rPr>
        <w:t>与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MongoDB </w:t>
      </w:r>
      <w:r>
        <w:rPr>
          <w:rStyle w:val="a4"/>
          <w:rFonts w:ascii="微软雅黑" w:eastAsia="微软雅黑" w:hAnsi="微软雅黑" w:hint="eastAsia"/>
          <w:color w:val="222222"/>
        </w:rPr>
        <w:t>失败才抛异常触发重试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Fonts w:ascii="微软雅黑" w:eastAsia="微软雅黑" w:hAnsi="微软雅黑" w:hint="eastAsia"/>
          <w:color w:val="222222"/>
        </w:rPr>
        <w:t>失败仅记日志。这是因为</w:t>
      </w:r>
      <w:r>
        <w:rPr>
          <w:rFonts w:ascii="微软雅黑" w:eastAsia="微软雅黑" w:hAnsi="微软雅黑" w:hint="eastAsia"/>
          <w:color w:val="222222"/>
        </w:rPr>
        <w:t xml:space="preserve"> ES </w:t>
      </w:r>
      <w:r>
        <w:rPr>
          <w:rFonts w:ascii="微软雅黑" w:eastAsia="微软雅黑" w:hAnsi="微软雅黑" w:hint="eastAsia"/>
          <w:color w:val="222222"/>
        </w:rPr>
        <w:t>是检索副本，让它阻断整条链路会造成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检索组件抖动导致告警丢失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，与</w:t>
      </w:r>
      <w:r>
        <w:rPr>
          <w:rFonts w:ascii="微软雅黑" w:eastAsia="微软雅黑" w:hAnsi="微软雅黑" w:hint="eastAsia"/>
          <w:color w:val="222222"/>
        </w:rPr>
        <w:t xml:space="preserve"> 2.5.2 </w:t>
      </w:r>
      <w:r>
        <w:rPr>
          <w:rFonts w:ascii="微软雅黑" w:eastAsia="微软雅黑" w:hAnsi="微软雅黑" w:hint="eastAsia"/>
          <w:color w:val="222222"/>
        </w:rPr>
        <w:t>节</w:t>
      </w:r>
      <w:r>
        <w:rPr>
          <w:rFonts w:ascii="微软雅黑" w:eastAsia="微软雅黑" w:hAnsi="微软雅黑" w:hint="eastAsia"/>
          <w:color w:val="222222"/>
        </w:rPr>
        <w:t xml:space="preserve">"MongoDB </w:t>
      </w:r>
      <w:r>
        <w:rPr>
          <w:rFonts w:ascii="微软雅黑" w:eastAsia="微软雅黑" w:hAnsi="微软雅黑" w:hint="eastAsia"/>
          <w:color w:val="222222"/>
        </w:rPr>
        <w:t>为权威源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的取舍一致。</w:t>
      </w:r>
    </w:p>
    <w:p w14:paraId="5D9DA402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5.2.3 HDFS </w:t>
      </w:r>
      <w:r>
        <w:rPr>
          <w:rFonts w:ascii="微软雅黑" w:eastAsia="微软雅黑" w:hAnsi="微软雅黑" w:hint="eastAsia"/>
          <w:color w:val="222222"/>
        </w:rPr>
        <w:t>文件存储实现</w:t>
      </w:r>
    </w:p>
    <w:p w14:paraId="03A9C6C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(1) </w:t>
      </w:r>
      <w:r>
        <w:rPr>
          <w:rStyle w:val="a4"/>
          <w:rFonts w:ascii="微软雅黑" w:eastAsia="微软雅黑" w:hAnsi="微软雅黑" w:hint="eastAsia"/>
          <w:color w:val="222222"/>
        </w:rPr>
        <w:t>为什么用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WebHDFS </w:t>
      </w:r>
      <w:r>
        <w:rPr>
          <w:rStyle w:val="a4"/>
          <w:rFonts w:ascii="微软雅黑" w:eastAsia="微软雅黑" w:hAnsi="微软雅黑" w:hint="eastAsia"/>
          <w:color w:val="222222"/>
        </w:rPr>
        <w:t>而不是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Hadoop Java </w:t>
      </w:r>
      <w:r>
        <w:rPr>
          <w:rStyle w:val="a4"/>
          <w:rFonts w:ascii="微软雅黑" w:eastAsia="微软雅黑" w:hAnsi="微软雅黑" w:hint="eastAsia"/>
          <w:color w:val="222222"/>
        </w:rPr>
        <w:t>客户端</w:t>
      </w:r>
    </w:p>
    <w:p w14:paraId="233BA945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在</w:t>
      </w:r>
      <w:r>
        <w:rPr>
          <w:rFonts w:ascii="微软雅黑" w:eastAsia="微软雅黑" w:hAnsi="微软雅黑" w:hint="eastAsia"/>
          <w:color w:val="222222"/>
        </w:rPr>
        <w:t xml:space="preserve"> Spring Boot </w:t>
      </w:r>
      <w:r>
        <w:rPr>
          <w:rFonts w:ascii="微软雅黑" w:eastAsia="微软雅黑" w:hAnsi="微软雅黑" w:hint="eastAsia"/>
          <w:color w:val="222222"/>
        </w:rPr>
        <w:t>中引入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hadoop-client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会带入</w:t>
      </w:r>
      <w:r>
        <w:rPr>
          <w:rFonts w:ascii="微软雅黑" w:eastAsia="微软雅黑" w:hAnsi="微软雅黑" w:hint="eastAsia"/>
          <w:color w:val="222222"/>
        </w:rPr>
        <w:t xml:space="preserve"> guava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>jackson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 xml:space="preserve">protobuf </w:t>
      </w:r>
      <w:r>
        <w:rPr>
          <w:rFonts w:ascii="微软雅黑" w:eastAsia="微软雅黑" w:hAnsi="微软雅黑" w:hint="eastAsia"/>
          <w:color w:val="222222"/>
        </w:rPr>
        <w:t>等大量传递依赖，与本项目已有的</w:t>
      </w:r>
      <w:r>
        <w:rPr>
          <w:rFonts w:ascii="微软雅黑" w:eastAsia="微软雅黑" w:hAnsi="微软雅黑" w:hint="eastAsia"/>
          <w:color w:val="222222"/>
        </w:rPr>
        <w:t xml:space="preserve"> Kafka/ES/Mongo </w:t>
      </w:r>
      <w:r>
        <w:rPr>
          <w:rFonts w:ascii="微软雅黑" w:eastAsia="微软雅黑" w:hAnsi="微软雅黑" w:hint="eastAsia"/>
          <w:color w:val="222222"/>
        </w:rPr>
        <w:t>依赖树极易冲突（典型症状是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NoSuchMethodError: com.google.common.*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或</w:t>
      </w:r>
      <w:r>
        <w:rPr>
          <w:rFonts w:ascii="微软雅黑" w:eastAsia="微软雅黑" w:hAnsi="微软雅黑" w:hint="eastAsia"/>
          <w:color w:val="222222"/>
        </w:rPr>
        <w:t xml:space="preserve"> jackson </w:t>
      </w:r>
      <w:r>
        <w:rPr>
          <w:rFonts w:ascii="微软雅黑" w:eastAsia="微软雅黑" w:hAnsi="微软雅黑" w:hint="eastAsia"/>
          <w:color w:val="222222"/>
        </w:rPr>
        <w:t>版本降级），排查成本高。</w:t>
      </w:r>
      <w:r>
        <w:rPr>
          <w:rFonts w:ascii="微软雅黑" w:eastAsia="微软雅黑" w:hAnsi="微软雅黑" w:hint="eastAsia"/>
          <w:color w:val="222222"/>
        </w:rPr>
        <w:t xml:space="preserve">WebHDFS </w:t>
      </w:r>
      <w:r>
        <w:rPr>
          <w:rFonts w:ascii="微软雅黑" w:eastAsia="微软雅黑" w:hAnsi="微软雅黑" w:hint="eastAsia"/>
          <w:color w:val="222222"/>
        </w:rPr>
        <w:t>是纯</w:t>
      </w:r>
      <w:r>
        <w:rPr>
          <w:rFonts w:ascii="微软雅黑" w:eastAsia="微软雅黑" w:hAnsi="微软雅黑" w:hint="eastAsia"/>
          <w:color w:val="222222"/>
        </w:rPr>
        <w:t xml:space="preserve"> HTTP REST </w:t>
      </w:r>
      <w:r>
        <w:rPr>
          <w:rFonts w:ascii="微软雅黑" w:eastAsia="微软雅黑" w:hAnsi="微软雅黑" w:hint="eastAsia"/>
          <w:color w:val="222222"/>
        </w:rPr>
        <w:t>接口，用</w:t>
      </w:r>
      <w:r>
        <w:rPr>
          <w:rFonts w:ascii="微软雅黑" w:eastAsia="微软雅黑" w:hAnsi="微软雅黑" w:hint="eastAsia"/>
          <w:color w:val="222222"/>
        </w:rPr>
        <w:t xml:space="preserve"> Spring </w:t>
      </w:r>
      <w:r>
        <w:rPr>
          <w:rFonts w:ascii="微软雅黑" w:eastAsia="微软雅黑" w:hAnsi="微软雅黑" w:hint="eastAsia"/>
          <w:color w:val="222222"/>
        </w:rPr>
        <w:t>自带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RestTemplate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或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WebClient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即可，</w:t>
      </w:r>
      <w:r>
        <w:rPr>
          <w:rStyle w:val="a4"/>
          <w:rFonts w:ascii="微软雅黑" w:eastAsia="微软雅黑" w:hAnsi="微软雅黑" w:hint="eastAsia"/>
          <w:color w:val="222222"/>
        </w:rPr>
        <w:t>依赖零新增</w:t>
      </w:r>
      <w:r>
        <w:rPr>
          <w:rFonts w:ascii="微软雅黑" w:eastAsia="微软雅黑" w:hAnsi="微软雅黑" w:hint="eastAsia"/>
          <w:color w:val="222222"/>
        </w:rPr>
        <w:t>。代价是要手动处理两步写入的重定向，但这部分一次封装、全局复用。</w:t>
      </w:r>
    </w:p>
    <w:p w14:paraId="42D981E6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(2) </w:t>
      </w:r>
      <w:r>
        <w:rPr>
          <w:rStyle w:val="a4"/>
          <w:rFonts w:ascii="微软雅黑" w:eastAsia="微软雅黑" w:hAnsi="微软雅黑" w:hint="eastAsia"/>
          <w:color w:val="222222"/>
        </w:rPr>
        <w:t>核心配置</w:t>
      </w:r>
    </w:p>
    <w:p w14:paraId="2D59397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&lt;!-- core-site.xml</w:t>
      </w:r>
      <w:r>
        <w:rPr>
          <w:rStyle w:val="HTML"/>
          <w:rFonts w:hint="eastAsia"/>
          <w:color w:val="222222"/>
        </w:rPr>
        <w:t>：容器内以服务名访问</w:t>
      </w:r>
      <w:r>
        <w:rPr>
          <w:rStyle w:val="HTML"/>
          <w:rFonts w:hint="eastAsia"/>
          <w:color w:val="222222"/>
        </w:rPr>
        <w:t xml:space="preserve"> NameNode --&gt;</w:t>
      </w:r>
    </w:p>
    <w:p w14:paraId="52FF173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&lt;property&gt;&lt;name&gt;fs.defaultFS&lt;/name&gt;&lt;value&gt;hdfs://namenode:8020&lt;/value&gt;&lt;/property&gt;</w:t>
      </w:r>
    </w:p>
    <w:p w14:paraId="1F2AC2F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&lt;!-- hdfs-site.xml</w:t>
      </w:r>
      <w:r>
        <w:rPr>
          <w:rStyle w:val="HTML"/>
          <w:rFonts w:hint="eastAsia"/>
          <w:color w:val="222222"/>
        </w:rPr>
        <w:t>：单机仿真副本数设</w:t>
      </w:r>
      <w:r>
        <w:rPr>
          <w:rStyle w:val="HTML"/>
          <w:rFonts w:hint="eastAsia"/>
          <w:color w:val="222222"/>
        </w:rPr>
        <w:t xml:space="preserve"> 2</w:t>
      </w:r>
      <w:r>
        <w:rPr>
          <w:rStyle w:val="HTML"/>
          <w:rFonts w:hint="eastAsia"/>
          <w:color w:val="222222"/>
        </w:rPr>
        <w:t>，并允许</w:t>
      </w:r>
      <w:r>
        <w:rPr>
          <w:rStyle w:val="HTML"/>
          <w:rFonts w:hint="eastAsia"/>
          <w:color w:val="222222"/>
        </w:rPr>
        <w:t xml:space="preserve"> WebHDFS </w:t>
      </w:r>
      <w:r>
        <w:rPr>
          <w:rStyle w:val="HTML"/>
          <w:rFonts w:hint="eastAsia"/>
          <w:color w:val="222222"/>
        </w:rPr>
        <w:t>访问</w:t>
      </w:r>
      <w:r>
        <w:rPr>
          <w:rStyle w:val="HTML"/>
          <w:rFonts w:hint="eastAsia"/>
          <w:color w:val="222222"/>
        </w:rPr>
        <w:t xml:space="preserve"> --&gt;</w:t>
      </w:r>
    </w:p>
    <w:p w14:paraId="4687699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&lt;property&gt;&lt;name&gt;dfs.replication&lt;/name&gt;&lt;value&gt;2&lt;/value&gt;&lt;/property&gt;</w:t>
      </w:r>
    </w:p>
    <w:p w14:paraId="53EA54C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&lt;property&gt;&lt;name</w:t>
      </w:r>
      <w:r>
        <w:rPr>
          <w:rStyle w:val="HTML"/>
          <w:rFonts w:hint="eastAsia"/>
          <w:color w:val="222222"/>
        </w:rPr>
        <w:t>&gt;dfs.webhdfs.enabled&lt;/name&gt;&lt;value&gt;true&lt;/value&gt;&lt;/property&gt;</w:t>
      </w:r>
    </w:p>
    <w:p w14:paraId="5FC2C2A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&lt;property&gt;&lt;name&gt;dfs.permissions.enabled&lt;/name&gt;&lt;value&gt;false&lt;/value&gt;&lt;/property&gt;</w:t>
      </w:r>
    </w:p>
    <w:p w14:paraId="4DB2B6F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(3) </w:t>
      </w:r>
      <w:r>
        <w:rPr>
          <w:rStyle w:val="a4"/>
          <w:rFonts w:ascii="微软雅黑" w:eastAsia="微软雅黑" w:hAnsi="微软雅黑" w:hint="eastAsia"/>
          <w:color w:val="222222"/>
        </w:rPr>
        <w:t>上传实现（含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307 </w:t>
      </w:r>
      <w:r>
        <w:rPr>
          <w:rStyle w:val="a4"/>
          <w:rFonts w:ascii="微软雅黑" w:eastAsia="微软雅黑" w:hAnsi="微软雅黑" w:hint="eastAsia"/>
          <w:color w:val="222222"/>
        </w:rPr>
        <w:t>重定向处理）</w:t>
      </w:r>
    </w:p>
    <w:p w14:paraId="5C221F4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>@Component</w:t>
      </w:r>
    </w:p>
    <w:p w14:paraId="2418040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@RequiredArgsConstructor</w:t>
      </w:r>
    </w:p>
    <w:p w14:paraId="485F2A5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@Slf4j</w:t>
      </w:r>
    </w:p>
    <w:p w14:paraId="05E8A62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class HdfsClient {</w:t>
      </w:r>
    </w:p>
    <w:p w14:paraId="493BB9E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1357BD8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static final String NN = "http://namenode:9870/webhdfs/v1";</w:t>
      </w:r>
    </w:p>
    <w:p w14:paraId="280F432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static final String USER = "root";</w:t>
      </w:r>
    </w:p>
    <w:p w14:paraId="6C9112B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148758D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final RestTemplate restTemplate;</w:t>
      </w:r>
    </w:p>
    <w:p w14:paraId="2766D9B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2FBBE7A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 </w:t>
      </w:r>
      <w:r>
        <w:rPr>
          <w:rStyle w:val="HTML"/>
          <w:rFonts w:hint="eastAsia"/>
          <w:color w:val="222222"/>
        </w:rPr>
        <w:t>上传：第一步</w:t>
      </w:r>
      <w:r>
        <w:rPr>
          <w:rStyle w:val="HTML"/>
          <w:rFonts w:hint="eastAsia"/>
          <w:color w:val="222222"/>
        </w:rPr>
        <w:t xml:space="preserve"> CREATE </w:t>
      </w:r>
      <w:r>
        <w:rPr>
          <w:rStyle w:val="HTML"/>
          <w:rFonts w:hint="eastAsia"/>
          <w:color w:val="222222"/>
        </w:rPr>
        <w:t>拿重定向地址，第二步</w:t>
      </w:r>
      <w:r>
        <w:rPr>
          <w:rStyle w:val="HTML"/>
          <w:rFonts w:hint="eastAsia"/>
          <w:color w:val="222222"/>
        </w:rPr>
        <w:t xml:space="preserve"> PUT </w:t>
      </w:r>
      <w:r>
        <w:rPr>
          <w:rStyle w:val="HTML"/>
          <w:rFonts w:hint="eastAsia"/>
          <w:color w:val="222222"/>
        </w:rPr>
        <w:t>真实数据</w:t>
      </w:r>
      <w:r>
        <w:rPr>
          <w:rStyle w:val="HTML"/>
          <w:rFonts w:hint="eastAsia"/>
          <w:color w:val="222222"/>
        </w:rPr>
        <w:t xml:space="preserve"> */</w:t>
      </w:r>
    </w:p>
    <w:p w14:paraId="56B2A9C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String upload(String path, byte[] data) {</w:t>
      </w:r>
    </w:p>
    <w:p w14:paraId="1F28861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String createUrl = UriComponentsBuilder.fromHttpUrl(NN + path)</w:t>
      </w:r>
    </w:p>
    <w:p w14:paraId="70AD2D2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.queryParam("op", "CREATE")</w:t>
      </w:r>
    </w:p>
    <w:p w14:paraId="3EA9C9E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.queryParam("overwrite", "true")</w:t>
      </w:r>
    </w:p>
    <w:p w14:paraId="12B32DE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.queryParam("user.name", USER)</w:t>
      </w:r>
    </w:p>
    <w:p w14:paraId="7EF5F83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.build().toUriString();</w:t>
      </w:r>
    </w:p>
    <w:p w14:paraId="3D3F963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B72A62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// </w:t>
      </w:r>
      <w:r>
        <w:rPr>
          <w:rStyle w:val="HTML"/>
          <w:rFonts w:hint="eastAsia"/>
          <w:color w:val="222222"/>
        </w:rPr>
        <w:t>关键：不要自动跟随重定向，先拿到</w:t>
      </w:r>
      <w:r>
        <w:rPr>
          <w:rStyle w:val="HTML"/>
          <w:rFonts w:hint="eastAsia"/>
          <w:color w:val="222222"/>
        </w:rPr>
        <w:t xml:space="preserve"> DataNode </w:t>
      </w:r>
      <w:r>
        <w:rPr>
          <w:rStyle w:val="HTML"/>
          <w:rFonts w:hint="eastAsia"/>
          <w:color w:val="222222"/>
        </w:rPr>
        <w:t>地址，再把数据</w:t>
      </w:r>
      <w:r>
        <w:rPr>
          <w:rStyle w:val="HTML"/>
          <w:rFonts w:hint="eastAsia"/>
          <w:color w:val="222222"/>
        </w:rPr>
        <w:t xml:space="preserve"> PUT </w:t>
      </w:r>
      <w:r>
        <w:rPr>
          <w:rStyle w:val="HTML"/>
          <w:rFonts w:hint="eastAsia"/>
          <w:color w:val="222222"/>
        </w:rPr>
        <w:t>过去</w:t>
      </w:r>
    </w:p>
    <w:p w14:paraId="085D0EC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// </w:t>
      </w:r>
      <w:r>
        <w:rPr>
          <w:rStyle w:val="HTML"/>
          <w:rFonts w:hint="eastAsia"/>
          <w:color w:val="222222"/>
        </w:rPr>
        <w:t>原因是第一步不能带</w:t>
      </w:r>
      <w:r>
        <w:rPr>
          <w:rStyle w:val="HTML"/>
          <w:rFonts w:hint="eastAsia"/>
          <w:color w:val="222222"/>
        </w:rPr>
        <w:t xml:space="preserve"> body</w:t>
      </w:r>
      <w:r>
        <w:rPr>
          <w:rStyle w:val="HTML"/>
          <w:rFonts w:hint="eastAsia"/>
          <w:color w:val="222222"/>
        </w:rPr>
        <w:t>，第二步才能带</w:t>
      </w:r>
      <w:r>
        <w:rPr>
          <w:rStyle w:val="HTML"/>
          <w:rFonts w:hint="eastAsia"/>
          <w:color w:val="222222"/>
        </w:rPr>
        <w:t xml:space="preserve"> body</w:t>
      </w:r>
      <w:r>
        <w:rPr>
          <w:rStyle w:val="HTML"/>
          <w:rFonts w:hint="eastAsia"/>
          <w:color w:val="222222"/>
        </w:rPr>
        <w:t>（</w:t>
      </w:r>
      <w:r>
        <w:rPr>
          <w:rStyle w:val="HTML"/>
          <w:rFonts w:hint="eastAsia"/>
          <w:color w:val="222222"/>
        </w:rPr>
        <w:t xml:space="preserve">HDFS </w:t>
      </w:r>
      <w:r>
        <w:rPr>
          <w:rStyle w:val="HTML"/>
          <w:rFonts w:hint="eastAsia"/>
          <w:color w:val="222222"/>
        </w:rPr>
        <w:t>的两步写入协议）</w:t>
      </w:r>
    </w:p>
    <w:p w14:paraId="750C64E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ResponseEntity&lt;Void&gt; createResp = restTemplate.exchange(</w:t>
      </w:r>
    </w:p>
    <w:p w14:paraId="778884E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createUrl, HttpMethod.PUT, HttpEntity.EMPTY, Void.class);</w:t>
      </w:r>
    </w:p>
    <w:p w14:paraId="4B5F83B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URI dataNodeUri = createResp.getHeaders().getLocation();</w:t>
      </w:r>
    </w:p>
    <w:p w14:paraId="2A4D99D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if (dataNodeUri == null) {</w:t>
      </w:r>
    </w:p>
    <w:p w14:paraId="7E139F1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throw new IllegalStateException("WebHDFS </w:t>
      </w:r>
      <w:r>
        <w:rPr>
          <w:rStyle w:val="HTML"/>
          <w:rFonts w:hint="eastAsia"/>
          <w:color w:val="222222"/>
        </w:rPr>
        <w:t>未返回</w:t>
      </w:r>
      <w:r>
        <w:rPr>
          <w:rStyle w:val="HTML"/>
          <w:rFonts w:hint="eastAsia"/>
          <w:color w:val="222222"/>
        </w:rPr>
        <w:t xml:space="preserve"> DataNode </w:t>
      </w:r>
      <w:r>
        <w:rPr>
          <w:rStyle w:val="HTML"/>
          <w:rFonts w:hint="eastAsia"/>
          <w:color w:val="222222"/>
        </w:rPr>
        <w:t>重定向地址</w:t>
      </w:r>
      <w:r>
        <w:rPr>
          <w:rStyle w:val="HTML"/>
          <w:rFonts w:hint="eastAsia"/>
          <w:color w:val="222222"/>
        </w:rPr>
        <w:t>: " + path);</w:t>
      </w:r>
    </w:p>
    <w:p w14:paraId="51CA912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}</w:t>
      </w:r>
    </w:p>
    <w:p w14:paraId="632FDC6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E2888E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RequestEntity&lt;byte[]&gt; put = RequestEntity</w:t>
      </w:r>
    </w:p>
    <w:p w14:paraId="34190C6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.put(dataNodeUri)</w:t>
      </w:r>
    </w:p>
    <w:p w14:paraId="3FFE1A1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.contentType(MediaType.APPLICATION_OCTET_STREAM)</w:t>
      </w:r>
    </w:p>
    <w:p w14:paraId="123AFD0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.body(data);</w:t>
      </w:r>
    </w:p>
    <w:p w14:paraId="7C09E33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restTemplate.exchange(put, Void.class);</w:t>
      </w:r>
    </w:p>
    <w:p w14:paraId="225F720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2A557E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log.info("HDFS </w:t>
      </w:r>
      <w:r>
        <w:rPr>
          <w:rStyle w:val="HTML"/>
          <w:rFonts w:hint="eastAsia"/>
          <w:color w:val="222222"/>
        </w:rPr>
        <w:t>上传成功</w:t>
      </w:r>
      <w:r>
        <w:rPr>
          <w:rStyle w:val="HTML"/>
          <w:rFonts w:hint="eastAsia"/>
          <w:color w:val="222222"/>
        </w:rPr>
        <w:t xml:space="preserve"> path={} size={}B", path, data.length);</w:t>
      </w:r>
    </w:p>
    <w:p w14:paraId="5C2ABE1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return path;</w:t>
      </w:r>
    </w:p>
    <w:p w14:paraId="6ECC666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32807D2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064DA91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</w:t>
      </w:r>
      <w:r>
        <w:rPr>
          <w:rStyle w:val="HTML"/>
          <w:rFonts w:hint="eastAsia"/>
          <w:color w:val="222222"/>
        </w:rPr>
        <w:t xml:space="preserve"> /** </w:t>
      </w:r>
      <w:r>
        <w:rPr>
          <w:rStyle w:val="HTML"/>
          <w:rFonts w:hint="eastAsia"/>
          <w:color w:val="222222"/>
        </w:rPr>
        <w:t>下载</w:t>
      </w:r>
      <w:r>
        <w:rPr>
          <w:rStyle w:val="HTML"/>
          <w:rFonts w:hint="eastAsia"/>
          <w:color w:val="222222"/>
        </w:rPr>
        <w:t xml:space="preserve"> */</w:t>
      </w:r>
    </w:p>
    <w:p w14:paraId="6C5DB1F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byte[] download(String path) {</w:t>
      </w:r>
    </w:p>
    <w:p w14:paraId="618181A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url = UriComponentsBuilder.fromHttpUrl(NN + path)</w:t>
      </w:r>
    </w:p>
    <w:p w14:paraId="40571E8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.queryParam("op", "OPEN")</w:t>
      </w:r>
    </w:p>
    <w:p w14:paraId="693A485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.queryParam("user.name", USER)</w:t>
      </w:r>
    </w:p>
    <w:p w14:paraId="7BF595F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.build().toUriString();</w:t>
      </w:r>
    </w:p>
    <w:p w14:paraId="1786B0D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return restTemplate.getForObject(url, byte[].class);</w:t>
      </w:r>
    </w:p>
    <w:p w14:paraId="253C1EF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0E7D06A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6D7435F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 </w:t>
      </w:r>
      <w:r>
        <w:rPr>
          <w:rStyle w:val="HTML"/>
          <w:rFonts w:hint="eastAsia"/>
          <w:color w:val="222222"/>
        </w:rPr>
        <w:t>是否存在（用于幂等与断点续传判断）</w:t>
      </w:r>
      <w:r>
        <w:rPr>
          <w:rStyle w:val="HTML"/>
          <w:rFonts w:hint="eastAsia"/>
          <w:color w:val="222222"/>
        </w:rPr>
        <w:t xml:space="preserve"> */</w:t>
      </w:r>
    </w:p>
    <w:p w14:paraId="1E4718A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boolean exists(String path) {</w:t>
      </w:r>
    </w:p>
    <w:p w14:paraId="288982E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url = UriComponentsBuilder.fromHttpUrl(NN + path)</w:t>
      </w:r>
    </w:p>
    <w:p w14:paraId="3E70AA2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.queryParam("op", "GETFILESTATUS")</w:t>
      </w:r>
    </w:p>
    <w:p w14:paraId="033C247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</w:t>
      </w:r>
      <w:r>
        <w:rPr>
          <w:rStyle w:val="HTML"/>
          <w:rFonts w:hint="eastAsia"/>
          <w:color w:val="222222"/>
        </w:rPr>
        <w:t xml:space="preserve">     .queryParam("user.name", USER)</w:t>
      </w:r>
    </w:p>
    <w:p w14:paraId="354E8BB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.build().toUriString();</w:t>
      </w:r>
    </w:p>
    <w:p w14:paraId="2153D49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try {</w:t>
      </w:r>
    </w:p>
    <w:p w14:paraId="280E6F4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restTemplate.getForObject(url, String.class);</w:t>
      </w:r>
    </w:p>
    <w:p w14:paraId="4CD0D8C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return true;</w:t>
      </w:r>
    </w:p>
    <w:p w14:paraId="031840A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} catch (HttpClientErrorException.NotFound e) {</w:t>
      </w:r>
    </w:p>
    <w:p w14:paraId="547506A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return false;</w:t>
      </w:r>
    </w:p>
    <w:p w14:paraId="288D398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}</w:t>
      </w:r>
    </w:p>
    <w:p w14:paraId="4CE46FA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729CD07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>}</w:t>
      </w:r>
    </w:p>
    <w:p w14:paraId="04F6E4F7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(4) </w:t>
      </w:r>
      <w:r>
        <w:rPr>
          <w:rStyle w:val="a4"/>
          <w:rFonts w:ascii="微软雅黑" w:eastAsia="微软雅黑" w:hAnsi="微软雅黑" w:hint="eastAsia"/>
          <w:color w:val="222222"/>
        </w:rPr>
        <w:t>路径构建与校验</w:t>
      </w:r>
    </w:p>
    <w:p w14:paraId="0EBA88F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@Component</w:t>
      </w:r>
    </w:p>
    <w:p w14:paraId="252505C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class PathBuilder {</w:t>
      </w:r>
    </w:p>
    <w:p w14:paraId="185C91C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250F58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 /inspection/{type}/{yyyy}/{MM}/{dd}/{deviceId}/{uuid}.{ext}</w:t>
      </w:r>
      <w:r>
        <w:rPr>
          <w:rStyle w:val="HTML"/>
          <w:rFonts w:hint="eastAsia"/>
          <w:color w:val="222222"/>
        </w:rPr>
        <w:t>（对应</w:t>
      </w:r>
      <w:r>
        <w:rPr>
          <w:rStyle w:val="HTML"/>
          <w:rFonts w:hint="eastAsia"/>
          <w:color w:val="222222"/>
        </w:rPr>
        <w:t xml:space="preserve"> FR-3.1 </w:t>
      </w:r>
      <w:r>
        <w:rPr>
          <w:rStyle w:val="HTML"/>
          <w:rFonts w:hint="eastAsia"/>
          <w:color w:val="222222"/>
        </w:rPr>
        <w:t>目录规范）</w:t>
      </w:r>
      <w:r>
        <w:rPr>
          <w:rStyle w:val="HTML"/>
          <w:rFonts w:hint="eastAsia"/>
          <w:color w:val="222222"/>
        </w:rPr>
        <w:t xml:space="preserve"> */</w:t>
      </w:r>
    </w:p>
    <w:p w14:paraId="66E90AE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String build(ImageType type, String deviceId, Instant time, String ext) {</w:t>
      </w:r>
    </w:p>
    <w:p w14:paraId="1553E9E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LocalDate d = time.atZone(ZoneId.of("Asia/Shanghai")).toLocalDate();</w:t>
      </w:r>
    </w:p>
    <w:p w14:paraId="4F402BC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return String.format("/inspection/%s/%04d/%02d/%02d/%s/%s.%s",</w:t>
      </w:r>
    </w:p>
    <w:p w14:paraId="6BDCB00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type.dirName(), d.getYear(), d.getMonthValue(), d.getDayOfMonth(),</w:t>
      </w:r>
    </w:p>
    <w:p w14:paraId="0C5B1AD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deviceId, UUID.randomUUID().toString().replace("-", "").substring(0, 12), ext);</w:t>
      </w:r>
    </w:p>
    <w:p w14:paraId="1E20CF5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6BC0244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453BF36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/** </w:t>
      </w:r>
      <w:r>
        <w:rPr>
          <w:rStyle w:val="HTML"/>
          <w:rFonts w:hint="eastAsia"/>
          <w:color w:val="222222"/>
        </w:rPr>
        <w:t>上传后写元数据到</w:t>
      </w:r>
      <w:r>
        <w:rPr>
          <w:rStyle w:val="HTML"/>
          <w:rFonts w:hint="eastAsia"/>
          <w:color w:val="222222"/>
        </w:rPr>
        <w:t xml:space="preserve"> MongoDB</w:t>
      </w:r>
      <w:r>
        <w:rPr>
          <w:rStyle w:val="HTML"/>
          <w:rFonts w:hint="eastAsia"/>
          <w:color w:val="222222"/>
        </w:rPr>
        <w:t>，并把</w:t>
      </w:r>
      <w:r>
        <w:rPr>
          <w:rStyle w:val="HTML"/>
          <w:rFonts w:hint="eastAsia"/>
          <w:color w:val="222222"/>
        </w:rPr>
        <w:t xml:space="preserve"> MD5 </w:t>
      </w:r>
      <w:r>
        <w:rPr>
          <w:rStyle w:val="HTML"/>
          <w:rFonts w:hint="eastAsia"/>
          <w:color w:val="222222"/>
        </w:rPr>
        <w:t>一起存下，供</w:t>
      </w:r>
      <w:r>
        <w:rPr>
          <w:rStyle w:val="HTML"/>
          <w:rFonts w:hint="eastAsia"/>
          <w:color w:val="222222"/>
        </w:rPr>
        <w:t xml:space="preserve"> FR-3.7 </w:t>
      </w:r>
      <w:r>
        <w:rPr>
          <w:rStyle w:val="HTML"/>
          <w:rFonts w:hint="eastAsia"/>
          <w:color w:val="222222"/>
        </w:rPr>
        <w:t>下载校验用（对应</w:t>
      </w:r>
      <w:r>
        <w:rPr>
          <w:rStyle w:val="HTML"/>
          <w:rFonts w:hint="eastAsia"/>
          <w:color w:val="222222"/>
        </w:rPr>
        <w:t xml:space="preserve"> 4.5.1 image_meta</w:t>
      </w:r>
      <w:r>
        <w:rPr>
          <w:rStyle w:val="HTML"/>
          <w:rFonts w:hint="eastAsia"/>
          <w:color w:val="222222"/>
        </w:rPr>
        <w:t>）</w:t>
      </w:r>
      <w:r>
        <w:rPr>
          <w:rStyle w:val="HTML"/>
          <w:rFonts w:hint="eastAsia"/>
          <w:color w:val="222222"/>
        </w:rPr>
        <w:t xml:space="preserve"> */</w:t>
      </w:r>
    </w:p>
    <w:p w14:paraId="27F4D6B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ImageMetaDoc saveWithMeta(byte[] data, String hdfsPath, String deviceId, String alarmId) {</w:t>
      </w:r>
    </w:p>
    <w:p w14:paraId="76DEC5D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</w:t>
      </w:r>
      <w:r>
        <w:rPr>
          <w:rStyle w:val="HTML"/>
          <w:rFonts w:hint="eastAsia"/>
          <w:color w:val="222222"/>
        </w:rPr>
        <w:t>ImageMetaDoc meta = new ImageMetaDoc();</w:t>
      </w:r>
    </w:p>
    <w:p w14:paraId="5B59616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meta.setImageId("IMG-" + UUID.randomUUID().toString().substring(0, 8));</w:t>
      </w:r>
    </w:p>
    <w:p w14:paraId="0EFAE6E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meta.setDeviceId(deviceId);</w:t>
      </w:r>
    </w:p>
    <w:p w14:paraId="4A797CD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meta.setAlarmId(alarmId);</w:t>
      </w:r>
    </w:p>
    <w:p w14:paraId="31B647A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meta.setHdfsPath(hdfsPath);</w:t>
      </w:r>
    </w:p>
    <w:p w14:paraId="38E7907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meta.setSize(data.length);</w:t>
      </w:r>
    </w:p>
    <w:p w14:paraId="269DBA9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meta.setFormat("jpg");</w:t>
      </w:r>
    </w:p>
    <w:p w14:paraId="0C0BDD6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meta.setMd5(DigestUtils.md5DigestAsHex(data));   // </w:t>
      </w:r>
      <w:r>
        <w:rPr>
          <w:rStyle w:val="HTML"/>
          <w:rFonts w:hint="eastAsia"/>
          <w:color w:val="222222"/>
        </w:rPr>
        <w:t>下载后比对，验证文件完整性</w:t>
      </w:r>
    </w:p>
    <w:p w14:paraId="3E3A0BF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meta.setCaptureTime(Instant.now());</w:t>
      </w:r>
    </w:p>
    <w:p w14:paraId="53E8ED9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return imageMetaRepository.save(meta);</w:t>
      </w:r>
    </w:p>
    <w:p w14:paraId="29F0DB2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1813702F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5.2.4 </w:t>
      </w:r>
      <w:r>
        <w:rPr>
          <w:rFonts w:ascii="微软雅黑" w:eastAsia="微软雅黑" w:hAnsi="微软雅黑" w:hint="eastAsia"/>
          <w:color w:val="222222"/>
        </w:rPr>
        <w:t>分布式数据库业务数据读写实现</w:t>
      </w:r>
    </w:p>
    <w:p w14:paraId="3CC383D5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(1) </w:t>
      </w:r>
      <w:r>
        <w:rPr>
          <w:rStyle w:val="a4"/>
          <w:rFonts w:ascii="微软雅黑" w:eastAsia="微软雅黑" w:hAnsi="微软雅黑" w:hint="eastAsia"/>
          <w:color w:val="222222"/>
        </w:rPr>
        <w:t>心跳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upsert</w:t>
      </w:r>
      <w:r>
        <w:rPr>
          <w:rStyle w:val="a4"/>
          <w:rFonts w:ascii="微软雅黑" w:eastAsia="微软雅黑" w:hAnsi="微软雅黑" w:hint="eastAsia"/>
          <w:color w:val="222222"/>
        </w:rPr>
        <w:t>（高频写路径的核心优化）</w:t>
      </w:r>
    </w:p>
    <w:p w14:paraId="33A5442B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心跳每秒每设备一次，若用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查询后保存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会产生两次往返。</w:t>
      </w:r>
      <w:r>
        <w:rPr>
          <w:rFonts w:ascii="微软雅黑" w:eastAsia="微软雅黑" w:hAnsi="微软雅黑" w:hint="eastAsia"/>
          <w:color w:val="222222"/>
        </w:rPr>
        <w:t xml:space="preserve">MongoDB 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upsert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一次原子完成：</w:t>
      </w:r>
    </w:p>
    <w:p w14:paraId="6634EB8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@Repository</w:t>
      </w:r>
    </w:p>
    <w:p w14:paraId="173C85F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@RequiredArgsConstructor</w:t>
      </w:r>
    </w:p>
    <w:p w14:paraId="07EB379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class DeviceRepositoryImpl {</w:t>
      </w:r>
    </w:p>
    <w:p w14:paraId="65C112F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B018FE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final MongoTemplate mongoTemplate;</w:t>
      </w:r>
    </w:p>
    <w:p w14:paraId="45F9982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134E31B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/** </w:t>
      </w:r>
      <w:r>
        <w:rPr>
          <w:rStyle w:val="HTML"/>
          <w:rFonts w:hint="eastAsia"/>
          <w:color w:val="222222"/>
        </w:rPr>
        <w:t>心跳</w:t>
      </w:r>
      <w:r>
        <w:rPr>
          <w:rStyle w:val="HTML"/>
          <w:rFonts w:hint="eastAsia"/>
          <w:color w:val="222222"/>
        </w:rPr>
        <w:t xml:space="preserve"> upsert</w:t>
      </w:r>
      <w:r>
        <w:rPr>
          <w:rStyle w:val="HTML"/>
          <w:rFonts w:hint="eastAsia"/>
          <w:color w:val="222222"/>
        </w:rPr>
        <w:t>：一次往返完成</w:t>
      </w:r>
      <w:r>
        <w:rPr>
          <w:rStyle w:val="HTML"/>
          <w:rFonts w:hint="eastAsia"/>
          <w:color w:val="222222"/>
        </w:rPr>
        <w:t>"</w:t>
      </w:r>
      <w:r>
        <w:rPr>
          <w:rStyle w:val="HTML"/>
          <w:rFonts w:hint="eastAsia"/>
          <w:color w:val="222222"/>
        </w:rPr>
        <w:t>不存在则插入，存在则更新</w:t>
      </w:r>
      <w:r>
        <w:rPr>
          <w:rStyle w:val="HTML"/>
          <w:rFonts w:hint="eastAsia"/>
          <w:color w:val="222222"/>
        </w:rPr>
        <w:t>" */</w:t>
      </w:r>
    </w:p>
    <w:p w14:paraId="39D4DE8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void upsertHeartbeat(HeartbeatMsg msg) {</w:t>
      </w:r>
    </w:p>
    <w:p w14:paraId="366A376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Query query = Query.query(Criteria.where("deviceId").is(msg.deviceId()));</w:t>
      </w:r>
    </w:p>
    <w:p w14:paraId="23DCAAD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Update update = new Update()</w:t>
      </w:r>
    </w:p>
    <w:p w14:paraId="6392989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.set("status", "ONLINE")</w:t>
      </w:r>
    </w:p>
    <w:p w14:paraId="09F5230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              .set("battery", msg.battery())</w:t>
      </w:r>
    </w:p>
    <w:p w14:paraId="1C4D067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.set("lastHeartbeat", Instant.now())</w:t>
      </w:r>
    </w:p>
    <w:p w14:paraId="51FE4EB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</w:t>
      </w:r>
      <w:r>
        <w:rPr>
          <w:rStyle w:val="HTML"/>
          <w:rFonts w:hint="eastAsia"/>
          <w:color w:val="222222"/>
        </w:rPr>
        <w:t>.setOnInsert("deviceId", msg.deviceId())</w:t>
      </w:r>
    </w:p>
    <w:p w14:paraId="241F690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.setOnInsert("deviceType", msg.deviceType())</w:t>
      </w:r>
    </w:p>
    <w:p w14:paraId="640CE62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.setOnInsert("registerTime", Instant.now())</w:t>
      </w:r>
    </w:p>
    <w:p w14:paraId="5DE5E08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.setOnInsert("enabled", true);</w:t>
      </w:r>
    </w:p>
    <w:p w14:paraId="56E4432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mongoTemplate.upsert(query, update, DeviceDoc.class);</w:t>
      </w:r>
    </w:p>
    <w:p w14:paraId="0DF14FB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7D8CE95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21DF923B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(2) </w:t>
      </w:r>
      <w:r>
        <w:rPr>
          <w:rStyle w:val="a4"/>
          <w:rFonts w:ascii="微软雅黑" w:eastAsia="微软雅黑" w:hAnsi="微软雅黑" w:hint="eastAsia"/>
          <w:color w:val="222222"/>
        </w:rPr>
        <w:t>遥测批量写入（对应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2.2.3 </w:t>
      </w:r>
      <w:r>
        <w:rPr>
          <w:rStyle w:val="a4"/>
          <w:rFonts w:ascii="微软雅黑" w:eastAsia="微软雅黑" w:hAnsi="微软雅黑" w:hint="eastAsia"/>
          <w:color w:val="222222"/>
        </w:rPr>
        <w:t>的批量约定）</w:t>
      </w:r>
    </w:p>
    <w:p w14:paraId="18F9B82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/** max-poll-records=200 </w:t>
      </w:r>
      <w:r>
        <w:rPr>
          <w:rStyle w:val="HTML"/>
          <w:rFonts w:hint="eastAsia"/>
          <w:color w:val="222222"/>
        </w:rPr>
        <w:t>与这里的批量写入配合，形成</w:t>
      </w:r>
      <w:r>
        <w:rPr>
          <w:rStyle w:val="HTML"/>
          <w:rFonts w:hint="eastAsia"/>
          <w:color w:val="222222"/>
        </w:rPr>
        <w:t>"</w:t>
      </w:r>
      <w:r>
        <w:rPr>
          <w:rStyle w:val="HTML"/>
          <w:rFonts w:hint="eastAsia"/>
          <w:color w:val="222222"/>
        </w:rPr>
        <w:t>攒批</w:t>
      </w: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→</w:t>
      </w: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一次网络往返</w:t>
      </w:r>
      <w:r>
        <w:rPr>
          <w:rStyle w:val="HTML"/>
          <w:rFonts w:hint="eastAsia"/>
          <w:color w:val="222222"/>
        </w:rPr>
        <w:t>"</w:t>
      </w:r>
      <w:r>
        <w:rPr>
          <w:rStyle w:val="HTML"/>
          <w:rFonts w:hint="eastAsia"/>
          <w:color w:val="222222"/>
        </w:rPr>
        <w:t>的高吞吐写入</w:t>
      </w:r>
      <w:r>
        <w:rPr>
          <w:rStyle w:val="HTML"/>
          <w:rFonts w:hint="eastAsia"/>
          <w:color w:val="222222"/>
        </w:rPr>
        <w:t xml:space="preserve"> */</w:t>
      </w:r>
    </w:p>
    <w:p w14:paraId="3F19838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void batchSaveTelemetry(List&lt;DeviceStatusDoc&gt; list) {</w:t>
      </w:r>
    </w:p>
    <w:p w14:paraId="50D7E56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if (list.isEmpty()) return;</w:t>
      </w:r>
    </w:p>
    <w:p w14:paraId="05896B7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</w:t>
      </w:r>
      <w:r>
        <w:rPr>
          <w:rStyle w:val="HTML"/>
          <w:rFonts w:hint="eastAsia"/>
          <w:color w:val="222222"/>
        </w:rPr>
        <w:t>mongoTemplate.insert(list, DeviceStatusDoc.class);</w:t>
      </w:r>
    </w:p>
    <w:p w14:paraId="03EC075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10E2C2BE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(3) </w:t>
      </w:r>
      <w:r>
        <w:rPr>
          <w:rStyle w:val="a4"/>
          <w:rFonts w:ascii="微软雅黑" w:eastAsia="微软雅黑" w:hAnsi="微软雅黑" w:hint="eastAsia"/>
          <w:color w:val="222222"/>
        </w:rPr>
        <w:t>就近派单：用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2dsphere </w:t>
      </w:r>
      <w:r>
        <w:rPr>
          <w:rStyle w:val="a4"/>
          <w:rFonts w:ascii="微软雅黑" w:eastAsia="微软雅黑" w:hAnsi="微软雅黑" w:hint="eastAsia"/>
          <w:color w:val="222222"/>
        </w:rPr>
        <w:t>选最近的机器狗（对应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4.5.1 </w:t>
      </w:r>
      <w:r>
        <w:rPr>
          <w:rStyle w:val="a4"/>
          <w:rFonts w:ascii="微软雅黑" w:eastAsia="微软雅黑" w:hAnsi="微软雅黑" w:hint="eastAsia"/>
          <w:color w:val="222222"/>
        </w:rPr>
        <w:t>的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b/>
          <w:bCs/>
          <w:color w:val="222222"/>
        </w:rPr>
        <w:t>idx_geo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</w:p>
    <w:p w14:paraId="6655AB9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这是几何索引的真实价值场景——告警发生后，必须找</w:t>
      </w:r>
      <w:r>
        <w:rPr>
          <w:rStyle w:val="a4"/>
          <w:rFonts w:ascii="微软雅黑" w:eastAsia="微软雅黑" w:hAnsi="微软雅黑" w:hint="eastAsia"/>
          <w:color w:val="222222"/>
        </w:rPr>
        <w:t>距离最近的空闲机器狗</w:t>
      </w:r>
      <w:r>
        <w:rPr>
          <w:rFonts w:ascii="微软雅黑" w:eastAsia="微软雅黑" w:hAnsi="微软雅黑" w:hint="eastAsia"/>
          <w:color w:val="222222"/>
        </w:rPr>
        <w:t>去复核：</w:t>
      </w:r>
    </w:p>
    <w:p w14:paraId="7FA4C56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Optional&lt;DeviceDoc&gt; findNearestIdleDog(Point alarmLocation, double maxMeters) {</w:t>
      </w:r>
    </w:p>
    <w:p w14:paraId="6F34E7F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Query query = Query.query(Criteria</w:t>
      </w:r>
    </w:p>
    <w:p w14:paraId="5BB2C9F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.where("deviceType").is("ROBOT_DOG")</w:t>
      </w:r>
    </w:p>
    <w:p w14:paraId="74FAD23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.and("status").is("ONLINE")</w:t>
      </w:r>
    </w:p>
    <w:p w14:paraId="556028E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.and("currentTaskId").is(null)</w:t>
      </w:r>
    </w:p>
    <w:p w14:paraId="650E0F5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.and("location").nearSphere(new GeoJsonPoint(alarmLocation.lng(), alarmLocation.lat()))</w:t>
      </w:r>
    </w:p>
    <w:p w14:paraId="676F6C3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</w:t>
      </w:r>
      <w:r>
        <w:rPr>
          <w:rStyle w:val="HTML"/>
          <w:rFonts w:hint="eastAsia"/>
          <w:color w:val="222222"/>
        </w:rPr>
        <w:t>.maxDistance(maxMeters));</w:t>
      </w:r>
    </w:p>
    <w:p w14:paraId="38989F7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query.limit(1);</w:t>
      </w:r>
    </w:p>
    <w:p w14:paraId="5229F49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return Optional.ofNullable(mongoTemplate.findOne(query, DeviceDoc.class));</w:t>
      </w:r>
    </w:p>
    <w:p w14:paraId="2E9826D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1E169026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(4) </w:t>
      </w:r>
      <w:r>
        <w:rPr>
          <w:rStyle w:val="a4"/>
          <w:rFonts w:ascii="微软雅黑" w:eastAsia="微软雅黑" w:hAnsi="微软雅黑" w:hint="eastAsia"/>
          <w:color w:val="222222"/>
        </w:rPr>
        <w:t>离线检测定时任务（对应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FR-1.5 </w:t>
      </w:r>
      <w:r>
        <w:rPr>
          <w:rStyle w:val="a4"/>
          <w:rFonts w:ascii="微软雅黑" w:eastAsia="微软雅黑" w:hAnsi="微软雅黑" w:hint="eastAsia"/>
          <w:color w:val="222222"/>
        </w:rPr>
        <w:t>与图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3-4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</w:p>
    <w:p w14:paraId="62A4C25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@Component</w:t>
      </w:r>
    </w:p>
    <w:p w14:paraId="65BF865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@RequiredArgsConstructor</w:t>
      </w:r>
    </w:p>
    <w:p w14:paraId="7F91036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@Slf4j</w:t>
      </w:r>
    </w:p>
    <w:p w14:paraId="793B894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class OfflineDetector {</w:t>
      </w:r>
    </w:p>
    <w:p w14:paraId="7C0EA8D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596FE23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static final long TIMEOUT_SECONDS = 15;   // 3 </w:t>
      </w:r>
      <w:r>
        <w:rPr>
          <w:rStyle w:val="HTML"/>
          <w:rFonts w:hint="eastAsia"/>
          <w:color w:val="222222"/>
        </w:rPr>
        <w:t>个心跳周期</w:t>
      </w:r>
    </w:p>
    <w:p w14:paraId="34458AE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6AEDB71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final MongoTemplate mongoTemplate;</w:t>
      </w:r>
    </w:p>
    <w:p w14:paraId="3C96205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final AlarmPublisher alarmPublisher;</w:t>
      </w:r>
    </w:p>
    <w:p w14:paraId="6664410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2F1EF6E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@Scheduled(fixedDelay = 5_000)</w:t>
      </w:r>
    </w:p>
    <w:p w14:paraId="51F26AC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void detect() {</w:t>
      </w:r>
    </w:p>
    <w:p w14:paraId="5BF67DD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Instant deadline = Instant.now().minusSeconds(TIMEOUT_SECONDS);</w:t>
      </w:r>
    </w:p>
    <w:p w14:paraId="1A45F05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      Query query = Query.query(Criteria</w:t>
      </w:r>
    </w:p>
    <w:p w14:paraId="082196D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.where("status").is("ONLINE")</w:t>
      </w:r>
    </w:p>
    <w:p w14:paraId="0BA4852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.and("lastHeartbeat").lt(deadline));</w:t>
      </w:r>
    </w:p>
    <w:p w14:paraId="41951B3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List&lt;DeviceDoc&gt; offline = mongoTemplate.find(query, DeviceDoc.class);</w:t>
      </w:r>
    </w:p>
    <w:p w14:paraId="1041ABA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261FE2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for (DeviceDoc d : offline) {</w:t>
      </w:r>
    </w:p>
    <w:p w14:paraId="445F0C2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mongoTemplate.updateFirst(</w:t>
      </w:r>
    </w:p>
    <w:p w14:paraId="0D614D8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Query.query(Criteria.where("deviceId").is(d.getDeviceId())),</w:t>
      </w:r>
    </w:p>
    <w:p w14:paraId="68E7A0A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new Update().set("status", "OFFLINE").set("</w:t>
      </w:r>
      <w:r>
        <w:rPr>
          <w:rStyle w:val="HTML"/>
          <w:rFonts w:hint="eastAsia"/>
          <w:color w:val="222222"/>
        </w:rPr>
        <w:t>currentTaskId", null),</w:t>
      </w:r>
    </w:p>
    <w:p w14:paraId="190A655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DeviceDoc.class);</w:t>
      </w:r>
    </w:p>
    <w:p w14:paraId="3EDE38B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alarmPublisher.publishOffline(d);   // </w:t>
      </w:r>
      <w:r>
        <w:rPr>
          <w:rStyle w:val="HTML"/>
          <w:rFonts w:hint="eastAsia"/>
          <w:color w:val="222222"/>
        </w:rPr>
        <w:t>生成</w:t>
      </w:r>
      <w:r>
        <w:rPr>
          <w:rStyle w:val="HTML"/>
          <w:rFonts w:hint="eastAsia"/>
          <w:color w:val="222222"/>
        </w:rPr>
        <w:t xml:space="preserve"> DEVICE_OFFLINE </w:t>
      </w:r>
      <w:r>
        <w:rPr>
          <w:rStyle w:val="HTML"/>
          <w:rFonts w:hint="eastAsia"/>
          <w:color w:val="222222"/>
        </w:rPr>
        <w:t>告警</w:t>
      </w:r>
    </w:p>
    <w:p w14:paraId="6E33496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log.warn("</w:t>
      </w:r>
      <w:r>
        <w:rPr>
          <w:rStyle w:val="HTML"/>
          <w:rFonts w:hint="eastAsia"/>
          <w:color w:val="222222"/>
        </w:rPr>
        <w:t>设备心跳超时，置为离线</w:t>
      </w:r>
      <w:r>
        <w:rPr>
          <w:rStyle w:val="HTML"/>
          <w:rFonts w:hint="eastAsia"/>
          <w:color w:val="222222"/>
        </w:rPr>
        <w:t xml:space="preserve"> deviceId={} lastHeartbeat={}", d.getDeviceId(), d.getLastHeartbeat());</w:t>
      </w:r>
    </w:p>
    <w:p w14:paraId="4092FA3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}</w:t>
      </w:r>
    </w:p>
    <w:p w14:paraId="6195B9B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480281F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23419EF4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(5) </w:t>
      </w:r>
      <w:r>
        <w:rPr>
          <w:rStyle w:val="a4"/>
          <w:rFonts w:ascii="微软雅黑" w:eastAsia="微软雅黑" w:hAnsi="微软雅黑" w:hint="eastAsia"/>
          <w:color w:val="222222"/>
        </w:rPr>
        <w:t>任务状态流转的原子更新</w:t>
      </w:r>
    </w:p>
    <w:p w14:paraId="277BBA87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任务状态变更是多实例并发下的竞态点（两个操作员同时取消同一任务）。用条件更新避免脏写：</w:t>
      </w:r>
    </w:p>
    <w:p w14:paraId="50AF963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/** </w:t>
      </w:r>
      <w:r>
        <w:rPr>
          <w:rStyle w:val="HTML"/>
          <w:rFonts w:hint="eastAsia"/>
          <w:color w:val="222222"/>
        </w:rPr>
        <w:t>仅当当前状态在允许集合内时才更新，返回</w:t>
      </w:r>
      <w:r>
        <w:rPr>
          <w:rStyle w:val="HTML"/>
          <w:rFonts w:hint="eastAsia"/>
          <w:color w:val="222222"/>
        </w:rPr>
        <w:t xml:space="preserve"> true </w:t>
      </w:r>
      <w:r>
        <w:rPr>
          <w:rStyle w:val="HTML"/>
          <w:rFonts w:hint="eastAsia"/>
          <w:color w:val="222222"/>
        </w:rPr>
        <w:t>表示本次更新生效</w:t>
      </w:r>
      <w:r>
        <w:rPr>
          <w:rStyle w:val="HTML"/>
          <w:rFonts w:hint="eastAsia"/>
          <w:color w:val="222222"/>
        </w:rPr>
        <w:t xml:space="preserve"> */</w:t>
      </w:r>
    </w:p>
    <w:p w14:paraId="7B23DA7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boolean transit(String taskId, Set&lt;String&gt; allowedFrom, String to) {</w:t>
      </w:r>
    </w:p>
    <w:p w14:paraId="29819A9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Query query = Query.query(Criteria.where("taskId").is(taskId).and("status"</w:t>
      </w:r>
      <w:r>
        <w:rPr>
          <w:rStyle w:val="HTML"/>
          <w:rFonts w:hint="eastAsia"/>
          <w:color w:val="222222"/>
        </w:rPr>
        <w:t>).in(allowedFrom));</w:t>
      </w:r>
    </w:p>
    <w:p w14:paraId="6C14811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Update update = new Update().set("status", to);</w:t>
      </w:r>
    </w:p>
    <w:p w14:paraId="69A8972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if ("RUNNING".equals(to))   update.set("dispatchTime", Instant.now());</w:t>
      </w:r>
    </w:p>
    <w:p w14:paraId="03BBD10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if ("DONE".equals(to) || "FAILED".equals(to)) update.set("finishTime", Instant.now());</w:t>
      </w:r>
    </w:p>
    <w:p w14:paraId="574F61F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UpdateResult r = mongoTemplate.updateFirst(query, update, TaskDoc.class);</w:t>
      </w:r>
    </w:p>
    <w:p w14:paraId="1B6E522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return r.getModifiedCount() &gt; 0;</w:t>
      </w:r>
    </w:p>
    <w:p w14:paraId="725304C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75EA1E60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5.2.5 Elasticsearch </w:t>
      </w:r>
      <w:r>
        <w:rPr>
          <w:rFonts w:ascii="微软雅黑" w:eastAsia="微软雅黑" w:hAnsi="微软雅黑" w:hint="eastAsia"/>
          <w:color w:val="222222"/>
        </w:rPr>
        <w:t>检索接口实现</w:t>
      </w:r>
    </w:p>
    <w:p w14:paraId="319C46FB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(1) </w:t>
      </w:r>
      <w:r>
        <w:rPr>
          <w:rStyle w:val="a4"/>
          <w:rFonts w:ascii="微软雅黑" w:eastAsia="微软雅黑" w:hAnsi="微软雅黑" w:hint="eastAsia"/>
          <w:color w:val="222222"/>
        </w:rPr>
        <w:t>启动时幂等建索引（对应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4.5.2 mapping </w:t>
      </w:r>
      <w:r>
        <w:rPr>
          <w:rStyle w:val="a4"/>
          <w:rFonts w:ascii="微软雅黑" w:eastAsia="微软雅黑" w:hAnsi="微软雅黑" w:hint="eastAsia"/>
          <w:color w:val="222222"/>
        </w:rPr>
        <w:t>设计）</w:t>
      </w:r>
    </w:p>
    <w:p w14:paraId="535BD9A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@Component</w:t>
      </w:r>
    </w:p>
    <w:p w14:paraId="05B8FC8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@RequiredArgsConstructor</w:t>
      </w:r>
    </w:p>
    <w:p w14:paraId="24BBED3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@Slf4j</w:t>
      </w:r>
    </w:p>
    <w:p w14:paraId="5887C5E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class AlarmIndexInitializer implements ApplicationRunner {</w:t>
      </w:r>
    </w:p>
    <w:p w14:paraId="6BBFD28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8FBA9C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static final String INDEX = "inspection_alarm_v1";</w:t>
      </w:r>
    </w:p>
    <w:p w14:paraId="29AD2E8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final ElasticsearchClient client;</w:t>
      </w:r>
    </w:p>
    <w:p w14:paraId="73DDE45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228D3FB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@Override</w:t>
      </w:r>
    </w:p>
    <w:p w14:paraId="1FD1F0D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void run(ApplicationArguments args) throws Exception {</w:t>
      </w:r>
    </w:p>
    <w:p w14:paraId="5410A1F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boolean exists = client.indices().exists(e -&gt; e.index(INDEX)).value();</w:t>
      </w:r>
    </w:p>
    <w:p w14:paraId="1D22A6B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if (exists) { log.info("ES </w:t>
      </w:r>
      <w:r>
        <w:rPr>
          <w:rStyle w:val="HTML"/>
          <w:rFonts w:hint="eastAsia"/>
          <w:color w:val="222222"/>
        </w:rPr>
        <w:t>索引已存在，跳过创建</w:t>
      </w:r>
      <w:r>
        <w:rPr>
          <w:rStyle w:val="HTML"/>
          <w:rFonts w:hint="eastAsia"/>
          <w:color w:val="222222"/>
        </w:rPr>
        <w:t>: {}", INDEX); return; }</w:t>
      </w:r>
    </w:p>
    <w:p w14:paraId="5561E15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client.indices().create(c -&gt; c.index(INDEX).withJson(new StringReader(MAPPING_JSON)));</w:t>
      </w:r>
    </w:p>
    <w:p w14:paraId="270DB46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      </w:t>
      </w:r>
      <w:r>
        <w:rPr>
          <w:rStyle w:val="HTML"/>
          <w:rFonts w:hint="eastAsia"/>
          <w:color w:val="222222"/>
        </w:rPr>
        <w:t xml:space="preserve">log.info("ES </w:t>
      </w:r>
      <w:r>
        <w:rPr>
          <w:rStyle w:val="HTML"/>
          <w:rFonts w:hint="eastAsia"/>
          <w:color w:val="222222"/>
        </w:rPr>
        <w:t>索引创建成功</w:t>
      </w:r>
      <w:r>
        <w:rPr>
          <w:rStyle w:val="HTML"/>
          <w:rFonts w:hint="eastAsia"/>
          <w:color w:val="222222"/>
        </w:rPr>
        <w:t>: {}", INDEX);</w:t>
      </w:r>
    </w:p>
    <w:p w14:paraId="53CF5E7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5567BCC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07C28F1E" w14:textId="77777777" w:rsidR="008D7DB7" w:rsidRDefault="008D7DB7">
      <w:pPr>
        <w:pStyle w:val="a3"/>
        <w:shd w:val="clear" w:color="auto" w:fill="FAFAFA"/>
        <w:divId w:val="431823388"/>
        <w:rPr>
          <w:rFonts w:ascii="微软雅黑" w:eastAsia="微软雅黑" w:hAnsi="微软雅黑" w:hint="eastAsia"/>
          <w:color w:val="555555"/>
        </w:rPr>
      </w:pPr>
      <w:r>
        <w:rPr>
          <w:rStyle w:val="HTML"/>
          <w:rFonts w:hint="eastAsia"/>
          <w:color w:val="555555"/>
        </w:rPr>
        <w:t>MAPPING_JSON</w:t>
      </w:r>
      <w:r>
        <w:rPr>
          <w:rFonts w:ascii="微软雅黑" w:eastAsia="微软雅黑" w:hAnsi="微软雅黑" w:hint="eastAsia"/>
          <w:color w:val="555555"/>
        </w:rPr>
        <w:t xml:space="preserve"> </w:t>
      </w:r>
      <w:r>
        <w:rPr>
          <w:rFonts w:ascii="微软雅黑" w:eastAsia="微软雅黑" w:hAnsi="微软雅黑" w:hint="eastAsia"/>
          <w:color w:val="555555"/>
        </w:rPr>
        <w:t>即</w:t>
      </w:r>
      <w:r>
        <w:rPr>
          <w:rFonts w:ascii="微软雅黑" w:eastAsia="微软雅黑" w:hAnsi="微软雅黑" w:hint="eastAsia"/>
          <w:color w:val="555555"/>
        </w:rPr>
        <w:t xml:space="preserve"> 4.5.2 </w:t>
      </w:r>
      <w:r>
        <w:rPr>
          <w:rFonts w:ascii="微软雅黑" w:eastAsia="微软雅黑" w:hAnsi="微软雅黑" w:hint="eastAsia"/>
          <w:color w:val="555555"/>
        </w:rPr>
        <w:t>节的</w:t>
      </w:r>
      <w:r>
        <w:rPr>
          <w:rFonts w:ascii="微软雅黑" w:eastAsia="微软雅黑" w:hAnsi="微软雅黑" w:hint="eastAsia"/>
          <w:color w:val="555555"/>
        </w:rPr>
        <w:t xml:space="preserve"> mapping </w:t>
      </w:r>
      <w:r>
        <w:rPr>
          <w:rFonts w:ascii="微软雅黑" w:eastAsia="微软雅黑" w:hAnsi="微软雅黑" w:hint="eastAsia"/>
          <w:color w:val="555555"/>
        </w:rPr>
        <w:t>字面量，以资源文件存放（</w:t>
      </w:r>
      <w:r>
        <w:rPr>
          <w:rStyle w:val="HTML"/>
          <w:rFonts w:hint="eastAsia"/>
          <w:color w:val="555555"/>
        </w:rPr>
        <w:t>resources/es/alarm-mapping.json</w:t>
      </w:r>
      <w:r>
        <w:rPr>
          <w:rFonts w:ascii="微软雅黑" w:eastAsia="微软雅黑" w:hAnsi="微软雅黑" w:hint="eastAsia"/>
          <w:color w:val="555555"/>
        </w:rPr>
        <w:t>），避免</w:t>
      </w:r>
      <w:r>
        <w:rPr>
          <w:rFonts w:ascii="微软雅黑" w:eastAsia="微软雅黑" w:hAnsi="微软雅黑" w:hint="eastAsia"/>
          <w:color w:val="555555"/>
        </w:rPr>
        <w:t xml:space="preserve"> Java </w:t>
      </w:r>
      <w:r>
        <w:rPr>
          <w:rFonts w:ascii="微软雅黑" w:eastAsia="微软雅黑" w:hAnsi="微软雅黑" w:hint="eastAsia"/>
          <w:color w:val="555555"/>
        </w:rPr>
        <w:t>字符串转义地狱。</w:t>
      </w:r>
    </w:p>
    <w:p w14:paraId="4DF91D6E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(2) </w:t>
      </w:r>
      <w:r>
        <w:rPr>
          <w:rStyle w:val="a4"/>
          <w:rFonts w:ascii="微软雅黑" w:eastAsia="微软雅黑" w:hAnsi="微软雅黑" w:hint="eastAsia"/>
          <w:color w:val="222222"/>
        </w:rPr>
        <w:t>组合条件检索（对应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FR-4.1 ~ FR-4.5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</w:p>
    <w:p w14:paraId="68EAF34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@Service</w:t>
      </w:r>
    </w:p>
    <w:p w14:paraId="1882ECD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@RequiredArgsConstructor</w:t>
      </w:r>
    </w:p>
    <w:p w14:paraId="71C4C0F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@Slf4j</w:t>
      </w:r>
    </w:p>
    <w:p w14:paraId="242C44F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class AlarmSearchService {</w:t>
      </w:r>
    </w:p>
    <w:p w14:paraId="515E5AD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2BD0FE1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final ElasticsearchClient client;</w:t>
      </w:r>
    </w:p>
    <w:p w14:paraId="0BB1AE5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A796F6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SearchResult search(AlarmQuery q) throws IOException {</w:t>
      </w:r>
    </w:p>
    <w:p w14:paraId="5FB4C18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List&lt;Query&gt; filters = new ArrayList&lt;&gt;();</w:t>
      </w:r>
    </w:p>
    <w:p w14:paraId="3471277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if (StringUtils.hasText(q.alarmType())) filters.add(term("alarmType", q.alarmType()));</w:t>
      </w:r>
    </w:p>
    <w:p w14:paraId="7403EEB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if (StringUtils.hasText(q.deviceId()))  filters.add(term("deviceId", q.deviceId()));</w:t>
      </w:r>
    </w:p>
    <w:p w14:paraId="55EB128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if (StringUtils.hasText(q.level()))     filters.add(term("level", q.level()));</w:t>
      </w:r>
    </w:p>
    <w:p w14:paraId="363238F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if (StringUtils.hasText(q.status()))    filters.add(term("status", q.status()));</w:t>
      </w:r>
    </w:p>
    <w:p w14:paraId="3FC0C5A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616B9B0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// </w:t>
      </w:r>
      <w:r>
        <w:rPr>
          <w:rStyle w:val="HTML"/>
          <w:rFonts w:hint="eastAsia"/>
          <w:color w:val="222222"/>
        </w:rPr>
        <w:t>时间范围：默认最近</w:t>
      </w:r>
      <w:r>
        <w:rPr>
          <w:rStyle w:val="HTML"/>
          <w:rFonts w:hint="eastAsia"/>
          <w:color w:val="222222"/>
        </w:rPr>
        <w:t xml:space="preserve"> 24 </w:t>
      </w:r>
      <w:r>
        <w:rPr>
          <w:rStyle w:val="HTML"/>
          <w:rFonts w:hint="eastAsia"/>
          <w:color w:val="222222"/>
        </w:rPr>
        <w:t>小时</w:t>
      </w:r>
    </w:p>
    <w:p w14:paraId="7826D24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from = StringUtils.hasText(q.from()) ? q.from() : "now-24h";</w:t>
      </w:r>
    </w:p>
    <w:p w14:paraId="045CCD6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String to   = StringUtils.hasText(q.to())   ? q.to()   : "now";</w:t>
      </w:r>
    </w:p>
    <w:p w14:paraId="773F938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filters.add(Query.of(b -&gt; b.range(r -&gt; r</w:t>
      </w:r>
    </w:p>
    <w:p w14:paraId="5D0C3A2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.field("</w:t>
      </w:r>
      <w:r>
        <w:rPr>
          <w:rStyle w:val="HTML"/>
          <w:rFonts w:hint="eastAsia"/>
          <w:color w:val="222222"/>
        </w:rPr>
        <w:t>occurredTime").gte(JsonData.of(from)).lte(JsonData.of(to)))));</w:t>
      </w:r>
    </w:p>
    <w:p w14:paraId="391EB69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6A4EA37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// </w:t>
      </w:r>
      <w:r>
        <w:rPr>
          <w:rStyle w:val="HTML"/>
          <w:rFonts w:hint="eastAsia"/>
          <w:color w:val="222222"/>
        </w:rPr>
        <w:t>地理半径检索（</w:t>
      </w:r>
      <w:r>
        <w:rPr>
          <w:rStyle w:val="HTML"/>
          <w:rFonts w:hint="eastAsia"/>
          <w:color w:val="222222"/>
        </w:rPr>
        <w:t>FR-4.4</w:t>
      </w:r>
      <w:r>
        <w:rPr>
          <w:rStyle w:val="HTML"/>
          <w:rFonts w:hint="eastAsia"/>
          <w:color w:val="222222"/>
        </w:rPr>
        <w:t>）：</w:t>
      </w:r>
      <w:r>
        <w:rPr>
          <w:rStyle w:val="HTML"/>
          <w:rFonts w:hint="eastAsia"/>
          <w:color w:val="222222"/>
        </w:rPr>
        <w:t xml:space="preserve">distance </w:t>
      </w:r>
      <w:r>
        <w:rPr>
          <w:rStyle w:val="HTML"/>
          <w:rFonts w:hint="eastAsia"/>
          <w:color w:val="222222"/>
        </w:rPr>
        <w:t>形如</w:t>
      </w:r>
      <w:r>
        <w:rPr>
          <w:rStyle w:val="HTML"/>
          <w:rFonts w:hint="eastAsia"/>
          <w:color w:val="222222"/>
        </w:rPr>
        <w:t xml:space="preserve"> "500m"</w:t>
      </w:r>
    </w:p>
    <w:p w14:paraId="65E17D9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if (q.center() != null &amp;&amp; StringUtils.hasText(q.distance())) {</w:t>
      </w:r>
    </w:p>
    <w:p w14:paraId="169D067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filters.add(Query.of(b -&gt; b.geoDistance(g -&gt; g</w:t>
      </w:r>
    </w:p>
    <w:p w14:paraId="210EDF6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.field("location").distance(q.distance())</w:t>
      </w:r>
    </w:p>
    <w:p w14:paraId="529E0F4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.location(l -&gt; l.latlon(a -&gt; a.lat(q.center().lat()).lon(q.center().lng()))))));</w:t>
      </w:r>
    </w:p>
    <w:p w14:paraId="14BDA10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}</w:t>
      </w:r>
    </w:p>
    <w:p w14:paraId="49D6D81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522CC8B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// </w:t>
      </w:r>
      <w:r>
        <w:rPr>
          <w:rStyle w:val="HTML"/>
          <w:rFonts w:hint="eastAsia"/>
          <w:color w:val="222222"/>
        </w:rPr>
        <w:t>全文检索（</w:t>
      </w:r>
      <w:r>
        <w:rPr>
          <w:rStyle w:val="HTML"/>
          <w:rFonts w:hint="eastAsia"/>
          <w:color w:val="222222"/>
        </w:rPr>
        <w:t>FR-4.6</w:t>
      </w:r>
      <w:r>
        <w:rPr>
          <w:rStyle w:val="HTML"/>
          <w:rFonts w:hint="eastAsia"/>
          <w:color w:val="222222"/>
        </w:rPr>
        <w:t>）</w:t>
      </w:r>
    </w:p>
    <w:p w14:paraId="1B1BFC1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List&lt;Query&gt; musts = new ArrayList&lt;&gt;();</w:t>
      </w:r>
    </w:p>
    <w:p w14:paraId="1BA2539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if (StringUtils.hasText(q.keyword())) {</w:t>
      </w:r>
    </w:p>
    <w:p w14:paraId="3D6CECB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musts.add(Query.of(b -&gt; b.match(m -&gt; m.field("description").query(q.keyword()))));</w:t>
      </w:r>
    </w:p>
    <w:p w14:paraId="16C313A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}</w:t>
      </w:r>
    </w:p>
    <w:p w14:paraId="54D5FDA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071DA6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Query bool = Query.of(b -&gt; b.bool(bb -&gt; bb.filter(filters).must(musts)));</w:t>
      </w:r>
    </w:p>
    <w:p w14:paraId="1AD43AE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5AE433B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SearchResponse&lt;AlarmEsDoc&gt; resp = client.search(s -&gt; s</w:t>
      </w:r>
    </w:p>
    <w:p w14:paraId="7FA1BD9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    .index(AlarmIndexInitializer.INDEX)</w:t>
      </w:r>
    </w:p>
    <w:p w14:paraId="7AF415B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    .query(bool)</w:t>
      </w:r>
    </w:p>
    <w:p w14:paraId="00F1D3B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    .sort(so -&gt; so.field(f -&gt; f.field("occurredTime").order(SortOrder.Desc)))</w:t>
      </w:r>
    </w:p>
    <w:p w14:paraId="5852E86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    </w:t>
      </w:r>
      <w:r>
        <w:rPr>
          <w:rStyle w:val="HTML"/>
          <w:rFonts w:hint="eastAsia"/>
          <w:color w:val="222222"/>
        </w:rPr>
        <w:t>.from(q.page() * q.size())</w:t>
      </w:r>
    </w:p>
    <w:p w14:paraId="7FAB36C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    .size(q.size()), AlarmEsDoc.class);</w:t>
      </w:r>
    </w:p>
    <w:p w14:paraId="6661306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98BD86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      long total = resp.hits().total() == null ? 0 : resp.hits().total().value();</w:t>
      </w:r>
    </w:p>
    <w:p w14:paraId="44F8FB1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return new SearchResult(total, resp.hits().hits().stream().map(Hit::source).toList());</w:t>
      </w:r>
    </w:p>
    <w:p w14:paraId="1EC4C8B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7E54F2E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1BF6E99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private Query term(String field, String value) {</w:t>
      </w:r>
    </w:p>
    <w:p w14:paraId="6A6B70A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return Query.of(b -&gt; b.term(t -&gt; t.field(field).value(value)));</w:t>
      </w:r>
    </w:p>
    <w:p w14:paraId="36CDEF7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1567990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4267106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设计要点</w:t>
      </w:r>
      <w:r>
        <w:rPr>
          <w:rFonts w:ascii="微软雅黑" w:eastAsia="微软雅黑" w:hAnsi="微软雅黑" w:hint="eastAsia"/>
          <w:color w:val="222222"/>
        </w:rPr>
        <w:t>：所有精确筛选条件放在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filter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上下文而非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must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——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filter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不计算相关性评分且结果可被缓存</w:t>
      </w:r>
      <w:r>
        <w:rPr>
          <w:rFonts w:ascii="微软雅黑" w:eastAsia="微软雅黑" w:hAnsi="微软雅黑" w:hint="eastAsia"/>
          <w:color w:val="222222"/>
        </w:rPr>
        <w:t>，性能显著优于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must</w:t>
      </w:r>
      <w:r>
        <w:rPr>
          <w:rFonts w:ascii="微软雅黑" w:eastAsia="微软雅黑" w:hAnsi="微软雅黑" w:hint="eastAsia"/>
          <w:color w:val="222222"/>
        </w:rPr>
        <w:t>。</w:t>
      </w:r>
      <w:r>
        <w:rPr>
          <w:rStyle w:val="HTML"/>
          <w:rFonts w:hint="eastAsia"/>
          <w:color w:val="222222"/>
        </w:rPr>
        <w:t>must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只用于需要评分的全文检索。这是</w:t>
      </w:r>
      <w:r>
        <w:rPr>
          <w:rFonts w:ascii="微软雅黑" w:eastAsia="微软雅黑" w:hAnsi="微软雅黑" w:hint="eastAsia"/>
          <w:color w:val="222222"/>
        </w:rPr>
        <w:t xml:space="preserve"> ES </w:t>
      </w:r>
      <w:r>
        <w:rPr>
          <w:rFonts w:ascii="微软雅黑" w:eastAsia="微软雅黑" w:hAnsi="微软雅黑" w:hint="eastAsia"/>
          <w:color w:val="222222"/>
        </w:rPr>
        <w:t>查询优化中最容易拿分的一条。</w:t>
      </w:r>
    </w:p>
    <w:p w14:paraId="06ED8F0C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(3) </w:t>
      </w:r>
      <w:r>
        <w:rPr>
          <w:rStyle w:val="a4"/>
          <w:rFonts w:ascii="微软雅黑" w:eastAsia="微软雅黑" w:hAnsi="微软雅黑" w:hint="eastAsia"/>
          <w:color w:val="222222"/>
        </w:rPr>
        <w:t>统计分析聚合（对应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FR-4.7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</w:p>
    <w:p w14:paraId="62957F5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StatsVo stats(Instant from, Instant to) throws IOException {</w:t>
      </w:r>
    </w:p>
    <w:p w14:paraId="1C4357D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SearchResponse&lt;Void&gt; resp = client.search(s -&gt; s</w:t>
      </w:r>
    </w:p>
    <w:p w14:paraId="5E8CC8A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.index(AlarmIndexInitializer.INDEX)</w:t>
      </w:r>
    </w:p>
    <w:p w14:paraId="59F9FBA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.size(0)                                   // </w:t>
      </w:r>
      <w:r>
        <w:rPr>
          <w:rStyle w:val="HTML"/>
          <w:rFonts w:hint="eastAsia"/>
          <w:color w:val="222222"/>
        </w:rPr>
        <w:t>只要聚合，不要文档</w:t>
      </w:r>
    </w:p>
    <w:p w14:paraId="6637A80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.query(q -&gt; q.range(r -&gt; r.field("occurredTime")</w:t>
      </w:r>
    </w:p>
    <w:p w14:paraId="0036128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.gte(JsonData.of(from.toString())).lte(JsonData.of(to.toString()))))</w:t>
      </w:r>
    </w:p>
    <w:p w14:paraId="357078F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.aggregations("by_type", a -&gt; a.terms(t -&gt; t.field("</w:t>
      </w:r>
      <w:r>
        <w:rPr>
          <w:rStyle w:val="HTML"/>
          <w:rFonts w:hint="eastAsia"/>
          <w:color w:val="222222"/>
        </w:rPr>
        <w:t>alarmType").size(10)))</w:t>
      </w:r>
    </w:p>
    <w:p w14:paraId="36DC711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.aggregations("by_level", a -&gt; a.terms(t -&gt; t.field("level")))</w:t>
      </w:r>
    </w:p>
    <w:p w14:paraId="41EC83A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.aggregations("trend", a -&gt; a.dateHistogram(h -&gt; h</w:t>
      </w:r>
    </w:p>
    <w:p w14:paraId="2982C1B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    .field("occurredTime").calendarInterval(CalendarInterval.Hour)))</w:t>
      </w:r>
    </w:p>
    <w:p w14:paraId="184F01A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.aggregations("by_device", a -&gt; a.terms(t -&gt; t.field("deviceId").size(20))),</w:t>
      </w:r>
    </w:p>
    <w:p w14:paraId="29FEE13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Void.class);</w:t>
      </w:r>
    </w:p>
    <w:p w14:paraId="3212153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7AC538A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return StatsVo.from(resp.aggregations());</w:t>
      </w:r>
    </w:p>
    <w:p w14:paraId="7B1B055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56A85D3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(4) </w:t>
      </w:r>
      <w:r>
        <w:rPr>
          <w:rStyle w:val="a4"/>
          <w:rFonts w:ascii="微软雅黑" w:eastAsia="微软雅黑" w:hAnsi="微软雅黑" w:hint="eastAsia"/>
          <w:color w:val="222222"/>
        </w:rPr>
        <w:t>批量写入（对应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FR-2 </w:t>
      </w:r>
      <w:r>
        <w:rPr>
          <w:rStyle w:val="a4"/>
          <w:rFonts w:ascii="微软雅黑" w:eastAsia="微软雅黑" w:hAnsi="微软雅黑" w:hint="eastAsia"/>
          <w:color w:val="222222"/>
        </w:rPr>
        <w:t>与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2.5 </w:t>
      </w:r>
      <w:r>
        <w:rPr>
          <w:rStyle w:val="a4"/>
          <w:rFonts w:ascii="微软雅黑" w:eastAsia="微软雅黑" w:hAnsi="微软雅黑" w:hint="eastAsia"/>
          <w:color w:val="222222"/>
        </w:rPr>
        <w:t>节的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Bulk </w:t>
      </w:r>
      <w:r>
        <w:rPr>
          <w:rStyle w:val="a4"/>
          <w:rFonts w:ascii="微软雅黑" w:eastAsia="微软雅黑" w:hAnsi="微软雅黑" w:hint="eastAsia"/>
          <w:color w:val="222222"/>
        </w:rPr>
        <w:t>约定）</w:t>
      </w:r>
    </w:p>
    <w:p w14:paraId="140D61B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void bulkIndex(List&lt;AlarmEsDoc&gt; docs) throws IOException {</w:t>
      </w:r>
    </w:p>
    <w:p w14:paraId="6069CB8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</w:t>
      </w:r>
      <w:r>
        <w:rPr>
          <w:rStyle w:val="HTML"/>
          <w:rFonts w:hint="eastAsia"/>
          <w:color w:val="222222"/>
        </w:rPr>
        <w:t xml:space="preserve">  if (docs.isEmpty()) return;</w:t>
      </w:r>
    </w:p>
    <w:p w14:paraId="55B18FB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BulkRequest.Builder br = new BulkRequest.Builder();</w:t>
      </w:r>
    </w:p>
    <w:p w14:paraId="17E28C7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for (AlarmEsDoc d : docs) {</w:t>
      </w:r>
    </w:p>
    <w:p w14:paraId="69335AD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br.operations(op -&gt; op.index(idx -&gt; idx</w:t>
      </w:r>
    </w:p>
    <w:p w14:paraId="722FD67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.index(AlarmIndexInitializer.INDEX)</w:t>
      </w:r>
    </w:p>
    <w:p w14:paraId="3044A66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.id(d.getAlarmId())            // </w:t>
      </w:r>
      <w:r>
        <w:rPr>
          <w:rStyle w:val="HTML"/>
          <w:rFonts w:hint="eastAsia"/>
          <w:color w:val="222222"/>
        </w:rPr>
        <w:t>指定</w:t>
      </w:r>
      <w:r>
        <w:rPr>
          <w:rStyle w:val="HTML"/>
          <w:rFonts w:hint="eastAsia"/>
          <w:color w:val="222222"/>
        </w:rPr>
        <w:t xml:space="preserve"> _id = alarmId</w:t>
      </w:r>
      <w:r>
        <w:rPr>
          <w:rStyle w:val="HTML"/>
          <w:rFonts w:hint="eastAsia"/>
          <w:color w:val="222222"/>
        </w:rPr>
        <w:t>，天然幂等覆盖</w:t>
      </w:r>
    </w:p>
    <w:p w14:paraId="54B1407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    .document(d)));</w:t>
      </w:r>
    </w:p>
    <w:p w14:paraId="2F022CA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017706D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BulkResponse resp = client.bulk(br.build());</w:t>
      </w:r>
    </w:p>
    <w:p w14:paraId="4E4D29B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if (resp.errors()) {</w:t>
      </w:r>
    </w:p>
    <w:p w14:paraId="0146F8C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log.error("ES </w:t>
      </w:r>
      <w:r>
        <w:rPr>
          <w:rStyle w:val="HTML"/>
          <w:rFonts w:hint="eastAsia"/>
          <w:color w:val="222222"/>
        </w:rPr>
        <w:t>批量写入存在失败项，需对账补偿</w:t>
      </w:r>
      <w:r>
        <w:rPr>
          <w:rStyle w:val="HTML"/>
          <w:rFonts w:hint="eastAsia"/>
          <w:color w:val="222222"/>
        </w:rPr>
        <w:t>");</w:t>
      </w:r>
    </w:p>
    <w:p w14:paraId="1AC2A35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380016A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767284F5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5.2.6 Nginx </w:t>
      </w:r>
      <w:r>
        <w:rPr>
          <w:rFonts w:ascii="微软雅黑" w:eastAsia="微软雅黑" w:hAnsi="微软雅黑" w:hint="eastAsia"/>
          <w:color w:val="222222"/>
        </w:rPr>
        <w:t>反向代理与负载均衡配置实现</w:t>
      </w:r>
    </w:p>
    <w:p w14:paraId="2263A3A4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HTML"/>
          <w:rFonts w:hint="eastAsia"/>
          <w:b/>
          <w:bCs/>
          <w:color w:val="222222"/>
        </w:rPr>
        <w:lastRenderedPageBreak/>
        <w:t>conf.d/inspection.conf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全文</w:t>
      </w:r>
    </w:p>
    <w:p w14:paraId="63898F2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---- </w:t>
      </w:r>
      <w:r>
        <w:rPr>
          <w:rStyle w:val="HTML"/>
          <w:rFonts w:hint="eastAsia"/>
          <w:color w:val="222222"/>
        </w:rPr>
        <w:t>上游：后端双实例，最少连接策略（对应</w:t>
      </w:r>
      <w:r>
        <w:rPr>
          <w:rStyle w:val="HTML"/>
          <w:rFonts w:hint="eastAsia"/>
          <w:color w:val="222222"/>
        </w:rPr>
        <w:t xml:space="preserve"> FR-5.2</w:t>
      </w:r>
      <w:r>
        <w:rPr>
          <w:rStyle w:val="HTML"/>
          <w:rFonts w:hint="eastAsia"/>
          <w:color w:val="222222"/>
        </w:rPr>
        <w:t>）</w:t>
      </w:r>
      <w:r>
        <w:rPr>
          <w:rStyle w:val="HTML"/>
          <w:rFonts w:hint="eastAsia"/>
          <w:color w:val="222222"/>
        </w:rPr>
        <w:t xml:space="preserve"> ----</w:t>
      </w:r>
    </w:p>
    <w:p w14:paraId="2F45134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upstream inspection_backend {</w:t>
      </w:r>
    </w:p>
    <w:p w14:paraId="08012AF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least_conn;</w:t>
      </w:r>
    </w:p>
    <w:p w14:paraId="2FD9101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server backend-1:8081 max_fails=2 fail_timeout=10s;</w:t>
      </w:r>
    </w:p>
    <w:p w14:paraId="354BAA4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server backend-2:8082 max_fails=2 fail_timeout=10s;</w:t>
      </w:r>
    </w:p>
    <w:p w14:paraId="32CF86A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keepalive 32;                      # </w:t>
      </w:r>
      <w:r>
        <w:rPr>
          <w:rStyle w:val="HTML"/>
          <w:rFonts w:hint="eastAsia"/>
          <w:color w:val="222222"/>
        </w:rPr>
        <w:t>与后端保持长连接，降低建连开销</w:t>
      </w:r>
    </w:p>
    <w:p w14:paraId="5E6CDAD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1113D90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179852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---- </w:t>
      </w:r>
      <w:r>
        <w:rPr>
          <w:rStyle w:val="HTML"/>
          <w:rFonts w:hint="eastAsia"/>
          <w:color w:val="222222"/>
        </w:rPr>
        <w:t>限流区：按</w:t>
      </w:r>
      <w:r>
        <w:rPr>
          <w:rStyle w:val="HTML"/>
          <w:rFonts w:hint="eastAsia"/>
          <w:color w:val="222222"/>
        </w:rPr>
        <w:t xml:space="preserve"> IP </w:t>
      </w:r>
      <w:r>
        <w:rPr>
          <w:rStyle w:val="HTML"/>
          <w:rFonts w:hint="eastAsia"/>
          <w:color w:val="222222"/>
        </w:rPr>
        <w:t>限制</w:t>
      </w:r>
      <w:r>
        <w:rPr>
          <w:rStyle w:val="HTML"/>
          <w:rFonts w:hint="eastAsia"/>
          <w:color w:val="222222"/>
        </w:rPr>
        <w:t xml:space="preserve"> API </w:t>
      </w:r>
      <w:r>
        <w:rPr>
          <w:rStyle w:val="HTML"/>
          <w:rFonts w:hint="eastAsia"/>
          <w:color w:val="222222"/>
        </w:rPr>
        <w:t>访问速率（对应</w:t>
      </w:r>
      <w:r>
        <w:rPr>
          <w:rStyle w:val="HTML"/>
          <w:rFonts w:hint="eastAsia"/>
          <w:color w:val="222222"/>
        </w:rPr>
        <w:t xml:space="preserve"> FR-5.4</w:t>
      </w:r>
      <w:r>
        <w:rPr>
          <w:rStyle w:val="HTML"/>
          <w:rFonts w:hint="eastAsia"/>
          <w:color w:val="222222"/>
        </w:rPr>
        <w:t>）</w:t>
      </w:r>
      <w:r>
        <w:rPr>
          <w:rStyle w:val="HTML"/>
          <w:rFonts w:hint="eastAsia"/>
          <w:color w:val="222222"/>
        </w:rPr>
        <w:t xml:space="preserve"> ----</w:t>
      </w:r>
    </w:p>
    <w:p w14:paraId="6DF54DE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limit_req_zone $binary_remote_addr zone=api_limit:10m rate=20r/s;</w:t>
      </w:r>
    </w:p>
    <w:p w14:paraId="76BA8DF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limit_req_status 503;</w:t>
      </w:r>
    </w:p>
    <w:p w14:paraId="6DE5A1C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1D7C808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server {</w:t>
      </w:r>
    </w:p>
    <w:p w14:paraId="4C5A784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listen 80;</w:t>
      </w:r>
    </w:p>
    <w:p w14:paraId="45C61EF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server_name _;</w:t>
      </w:r>
    </w:p>
    <w:p w14:paraId="5C9E4F9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05FD1E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server_tokens off;                                    # </w:t>
      </w:r>
      <w:r>
        <w:rPr>
          <w:rStyle w:val="HTML"/>
          <w:rFonts w:hint="eastAsia"/>
          <w:color w:val="222222"/>
        </w:rPr>
        <w:t>隐藏版本号（</w:t>
      </w:r>
      <w:r>
        <w:rPr>
          <w:rStyle w:val="HTML"/>
          <w:rFonts w:hint="eastAsia"/>
          <w:color w:val="222222"/>
        </w:rPr>
        <w:t>FR-5.5</w:t>
      </w:r>
      <w:r>
        <w:rPr>
          <w:rStyle w:val="HTML"/>
          <w:rFonts w:hint="eastAsia"/>
          <w:color w:val="222222"/>
        </w:rPr>
        <w:t>）</w:t>
      </w:r>
    </w:p>
    <w:p w14:paraId="370495C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</w:t>
      </w:r>
      <w:r>
        <w:rPr>
          <w:rStyle w:val="HTML"/>
          <w:rFonts w:hint="eastAsia"/>
          <w:color w:val="222222"/>
        </w:rPr>
        <w:t xml:space="preserve">client_max_body_size 20m;                             # </w:t>
      </w:r>
      <w:r>
        <w:rPr>
          <w:rStyle w:val="HTML"/>
          <w:rFonts w:hint="eastAsia"/>
          <w:color w:val="222222"/>
        </w:rPr>
        <w:t>允许上传巡检图片</w:t>
      </w:r>
    </w:p>
    <w:p w14:paraId="45F2239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gzip on;                                              # </w:t>
      </w:r>
      <w:r>
        <w:rPr>
          <w:rStyle w:val="HTML"/>
          <w:rFonts w:hint="eastAsia"/>
          <w:color w:val="222222"/>
        </w:rPr>
        <w:t>压缩文本资源</w:t>
      </w:r>
    </w:p>
    <w:p w14:paraId="754B67A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gzip_min_length 1k;</w:t>
      </w:r>
    </w:p>
    <w:p w14:paraId="68D5A7F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gzip_types text/plain text/css application/json application/javascript;</w:t>
      </w:r>
    </w:p>
    <w:p w14:paraId="679AD28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98C612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# </w:t>
      </w:r>
      <w:r>
        <w:rPr>
          <w:rStyle w:val="HTML"/>
          <w:rFonts w:hint="eastAsia"/>
          <w:color w:val="222222"/>
        </w:rPr>
        <w:t>基础安全响应头（</w:t>
      </w:r>
      <w:r>
        <w:rPr>
          <w:rStyle w:val="HTML"/>
          <w:rFonts w:hint="eastAsia"/>
          <w:color w:val="222222"/>
        </w:rPr>
        <w:t>FR-5.5</w:t>
      </w:r>
      <w:r>
        <w:rPr>
          <w:rStyle w:val="HTML"/>
          <w:rFonts w:hint="eastAsia"/>
          <w:color w:val="222222"/>
        </w:rPr>
        <w:t>）</w:t>
      </w:r>
    </w:p>
    <w:p w14:paraId="597837F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add_header X-Content-Type-Options nosniff always;</w:t>
      </w:r>
    </w:p>
    <w:p w14:paraId="7408B36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add_header X-Frame-Options SAMEORIGIN always;</w:t>
      </w:r>
    </w:p>
    <w:p w14:paraId="0CD890F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add_header Referrer-Policy no-referrer-when-downgrade always;</w:t>
      </w:r>
    </w:p>
    <w:p w14:paraId="6B3D9C3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59E869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# </w:t>
      </w:r>
      <w:r>
        <w:rPr>
          <w:rStyle w:val="HTML"/>
          <w:rFonts w:hint="eastAsia"/>
          <w:color w:val="222222"/>
        </w:rPr>
        <w:t>禁止访问隐藏文件</w:t>
      </w:r>
    </w:p>
    <w:p w14:paraId="1D9EAAC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location ~ /\. { deny all; }</w:t>
      </w:r>
    </w:p>
    <w:p w14:paraId="6B0A25D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7F59FCD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</w:t>
      </w:r>
      <w:r>
        <w:rPr>
          <w:rStyle w:val="HTML"/>
          <w:rFonts w:hint="eastAsia"/>
          <w:color w:val="222222"/>
        </w:rPr>
        <w:t xml:space="preserve"># ---- </w:t>
      </w:r>
      <w:r>
        <w:rPr>
          <w:rStyle w:val="HTML"/>
          <w:rFonts w:hint="eastAsia"/>
          <w:color w:val="222222"/>
        </w:rPr>
        <w:t>后端</w:t>
      </w:r>
      <w:r>
        <w:rPr>
          <w:rStyle w:val="HTML"/>
          <w:rFonts w:hint="eastAsia"/>
          <w:color w:val="222222"/>
        </w:rPr>
        <w:t xml:space="preserve"> API</w:t>
      </w:r>
      <w:r>
        <w:rPr>
          <w:rStyle w:val="HTML"/>
          <w:rFonts w:hint="eastAsia"/>
          <w:color w:val="222222"/>
        </w:rPr>
        <w:t>：反向代理</w:t>
      </w:r>
      <w:r>
        <w:rPr>
          <w:rStyle w:val="HTML"/>
          <w:rFonts w:hint="eastAsia"/>
          <w:color w:val="222222"/>
        </w:rPr>
        <w:t xml:space="preserve"> + </w:t>
      </w:r>
      <w:r>
        <w:rPr>
          <w:rStyle w:val="HTML"/>
          <w:rFonts w:hint="eastAsia"/>
          <w:color w:val="222222"/>
        </w:rPr>
        <w:t>负载均衡（</w:t>
      </w:r>
      <w:r>
        <w:rPr>
          <w:rStyle w:val="HTML"/>
          <w:rFonts w:hint="eastAsia"/>
          <w:color w:val="222222"/>
        </w:rPr>
        <w:t>FR-5.1</w:t>
      </w:r>
      <w:r>
        <w:rPr>
          <w:rStyle w:val="HTML"/>
          <w:rFonts w:hint="eastAsia"/>
          <w:color w:val="222222"/>
        </w:rPr>
        <w:t>、</w:t>
      </w:r>
      <w:r>
        <w:rPr>
          <w:rStyle w:val="HTML"/>
          <w:rFonts w:hint="eastAsia"/>
          <w:color w:val="222222"/>
        </w:rPr>
        <w:t>FR-5.2</w:t>
      </w:r>
      <w:r>
        <w:rPr>
          <w:rStyle w:val="HTML"/>
          <w:rFonts w:hint="eastAsia"/>
          <w:color w:val="222222"/>
        </w:rPr>
        <w:t>）</w:t>
      </w:r>
      <w:r>
        <w:rPr>
          <w:rStyle w:val="HTML"/>
          <w:rFonts w:hint="eastAsia"/>
          <w:color w:val="222222"/>
        </w:rPr>
        <w:t xml:space="preserve"> ----</w:t>
      </w:r>
    </w:p>
    <w:p w14:paraId="3A44F72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location /api/ {</w:t>
      </w:r>
    </w:p>
    <w:p w14:paraId="02CA7E8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limit_req zone=api_limit burst=40 nodelay;        # </w:t>
      </w:r>
      <w:r>
        <w:rPr>
          <w:rStyle w:val="HTML"/>
          <w:rFonts w:hint="eastAsia"/>
          <w:color w:val="222222"/>
        </w:rPr>
        <w:t>允许突发</w:t>
      </w:r>
      <w:r>
        <w:rPr>
          <w:rStyle w:val="HTML"/>
          <w:rFonts w:hint="eastAsia"/>
          <w:color w:val="222222"/>
        </w:rPr>
        <w:t xml:space="preserve"> 40 </w:t>
      </w:r>
      <w:r>
        <w:rPr>
          <w:rStyle w:val="HTML"/>
          <w:rFonts w:hint="eastAsia"/>
          <w:color w:val="222222"/>
        </w:rPr>
        <w:t>个请求</w:t>
      </w:r>
    </w:p>
    <w:p w14:paraId="2D65592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proxy_pass http://inspection_backend;</w:t>
      </w:r>
    </w:p>
    <w:p w14:paraId="241967D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proxy_http_version 1.1;</w:t>
      </w:r>
    </w:p>
    <w:p w14:paraId="7DB2531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proxy_set_header Connection "";                   # </w:t>
      </w:r>
      <w:r>
        <w:rPr>
          <w:rStyle w:val="HTML"/>
          <w:rFonts w:hint="eastAsia"/>
          <w:color w:val="222222"/>
        </w:rPr>
        <w:t>配合</w:t>
      </w:r>
      <w:r>
        <w:rPr>
          <w:rStyle w:val="HTML"/>
          <w:rFonts w:hint="eastAsia"/>
          <w:color w:val="222222"/>
        </w:rPr>
        <w:t xml:space="preserve"> keepalive </w:t>
      </w:r>
      <w:r>
        <w:rPr>
          <w:rStyle w:val="HTML"/>
          <w:rFonts w:hint="eastAsia"/>
          <w:color w:val="222222"/>
        </w:rPr>
        <w:t>复用长连接</w:t>
      </w:r>
    </w:p>
    <w:p w14:paraId="3D2A6FF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proxy_set_header Host              $host;</w:t>
      </w:r>
    </w:p>
    <w:p w14:paraId="20167C6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proxy_set_header X-Real-IP         $remote_addr;</w:t>
      </w:r>
    </w:p>
    <w:p w14:paraId="19AF1FD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proxy_set_header X-Forwarded-For   $proxy_add_x_forwarded_for;</w:t>
      </w:r>
    </w:p>
    <w:p w14:paraId="6E6512D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proxy_set_header X-Forwarded-Proto $scheme;</w:t>
      </w:r>
    </w:p>
    <w:p w14:paraId="36914BA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7F10155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proxy_connect_timeout 3s;</w:t>
      </w:r>
    </w:p>
    <w:p w14:paraId="270EA17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proxy_send_timeout    30s;</w:t>
      </w:r>
    </w:p>
    <w:p w14:paraId="775602F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proxy_read_timeout    30s;</w:t>
      </w:r>
    </w:p>
    <w:p w14:paraId="39BC8D4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proxy_next_upstream error timeout http_502 http_503;   # </w:t>
      </w:r>
      <w:r>
        <w:rPr>
          <w:rStyle w:val="HTML"/>
          <w:rFonts w:hint="eastAsia"/>
          <w:color w:val="222222"/>
        </w:rPr>
        <w:t>自动切换到健康实例（</w:t>
      </w:r>
      <w:r>
        <w:rPr>
          <w:rStyle w:val="HTML"/>
          <w:rFonts w:hint="eastAsia"/>
          <w:color w:val="222222"/>
        </w:rPr>
        <w:t>FR-5.3</w:t>
      </w:r>
      <w:r>
        <w:rPr>
          <w:rStyle w:val="HTML"/>
          <w:rFonts w:hint="eastAsia"/>
          <w:color w:val="222222"/>
        </w:rPr>
        <w:t>）</w:t>
      </w:r>
    </w:p>
    <w:p w14:paraId="1185BF9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53136D3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2B52297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# ---- WebSocket </w:t>
      </w:r>
      <w:r>
        <w:rPr>
          <w:rStyle w:val="HTML"/>
          <w:rFonts w:hint="eastAsia"/>
          <w:color w:val="222222"/>
        </w:rPr>
        <w:t>实时推送（加分项，</w:t>
      </w:r>
      <w:r>
        <w:rPr>
          <w:rStyle w:val="HTML"/>
          <w:rFonts w:hint="eastAsia"/>
          <w:color w:val="222222"/>
        </w:rPr>
        <w:t xml:space="preserve">FR-5.7 </w:t>
      </w:r>
      <w:r>
        <w:rPr>
          <w:rStyle w:val="HTML"/>
          <w:rFonts w:hint="eastAsia"/>
          <w:color w:val="222222"/>
        </w:rPr>
        <w:t>预留）</w:t>
      </w:r>
      <w:r>
        <w:rPr>
          <w:rStyle w:val="HTML"/>
          <w:rFonts w:hint="eastAsia"/>
          <w:color w:val="222222"/>
        </w:rPr>
        <w:t xml:space="preserve"> ----</w:t>
      </w:r>
    </w:p>
    <w:p w14:paraId="0A0D29C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location /ws/ {</w:t>
      </w:r>
    </w:p>
    <w:p w14:paraId="36075FB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proxy_pass http://inspection_backend;</w:t>
      </w:r>
    </w:p>
    <w:p w14:paraId="53F0262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proxy_http_version 1.1;</w:t>
      </w:r>
    </w:p>
    <w:p w14:paraId="3EF4A03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proxy_set_header Upgrade    $http_upgrade;</w:t>
      </w:r>
    </w:p>
    <w:p w14:paraId="49B3A6C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proxy_set_header Connection "upgrade";</w:t>
      </w:r>
    </w:p>
    <w:p w14:paraId="0C12656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</w:t>
      </w:r>
      <w:r>
        <w:rPr>
          <w:rStyle w:val="HTML"/>
          <w:rFonts w:hint="eastAsia"/>
          <w:color w:val="222222"/>
        </w:rPr>
        <w:t>proxy_read_timeout 3600s;</w:t>
      </w:r>
    </w:p>
    <w:p w14:paraId="38CA02D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38DB5F0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52D850A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# ---- Kibana </w:t>
      </w:r>
      <w:r>
        <w:rPr>
          <w:rStyle w:val="HTML"/>
          <w:rFonts w:hint="eastAsia"/>
          <w:color w:val="222222"/>
        </w:rPr>
        <w:t>反代（避免直接暴露</w:t>
      </w:r>
      <w:r>
        <w:rPr>
          <w:rStyle w:val="HTML"/>
          <w:rFonts w:hint="eastAsia"/>
          <w:color w:val="222222"/>
        </w:rPr>
        <w:t xml:space="preserve"> 5601</w:t>
      </w:r>
      <w:r>
        <w:rPr>
          <w:rStyle w:val="HTML"/>
          <w:rFonts w:hint="eastAsia"/>
          <w:color w:val="222222"/>
        </w:rPr>
        <w:t>）</w:t>
      </w:r>
      <w:r>
        <w:rPr>
          <w:rStyle w:val="HTML"/>
          <w:rFonts w:hint="eastAsia"/>
          <w:color w:val="222222"/>
        </w:rPr>
        <w:t xml:space="preserve"> ----</w:t>
      </w:r>
    </w:p>
    <w:p w14:paraId="4F99EAD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location /kibana/ {</w:t>
      </w:r>
    </w:p>
    <w:p w14:paraId="5ED3C08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proxy_pass http://kibana:5601/;</w:t>
      </w:r>
    </w:p>
    <w:p w14:paraId="7C8CF2B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proxy_set_header Host $host;</w:t>
      </w:r>
    </w:p>
    <w:p w14:paraId="46497A1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rewrite ^/kibana/(.*)$ /$1 break;</w:t>
      </w:r>
    </w:p>
    <w:p w14:paraId="0BDD324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3FDF701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79DB099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# ---- </w:t>
      </w:r>
      <w:r>
        <w:rPr>
          <w:rStyle w:val="HTML"/>
          <w:rFonts w:hint="eastAsia"/>
          <w:color w:val="222222"/>
        </w:rPr>
        <w:t>前端静态资源</w:t>
      </w:r>
      <w:r>
        <w:rPr>
          <w:rStyle w:val="HTML"/>
          <w:rFonts w:hint="eastAsia"/>
          <w:color w:val="222222"/>
        </w:rPr>
        <w:t xml:space="preserve"> + History </w:t>
      </w:r>
      <w:r>
        <w:rPr>
          <w:rStyle w:val="HTML"/>
          <w:rFonts w:hint="eastAsia"/>
          <w:color w:val="222222"/>
        </w:rPr>
        <w:t>路由回退（</w:t>
      </w:r>
      <w:r>
        <w:rPr>
          <w:rStyle w:val="HTML"/>
          <w:rFonts w:hint="eastAsia"/>
          <w:color w:val="222222"/>
        </w:rPr>
        <w:t>FR-5.6</w:t>
      </w:r>
      <w:r>
        <w:rPr>
          <w:rStyle w:val="HTML"/>
          <w:rFonts w:hint="eastAsia"/>
          <w:color w:val="222222"/>
        </w:rPr>
        <w:t>）</w:t>
      </w:r>
      <w:r>
        <w:rPr>
          <w:rStyle w:val="HTML"/>
          <w:rFonts w:hint="eastAsia"/>
          <w:color w:val="222222"/>
        </w:rPr>
        <w:t xml:space="preserve"> ----</w:t>
      </w:r>
    </w:p>
    <w:p w14:paraId="630B3E9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location / {</w:t>
      </w:r>
    </w:p>
    <w:p w14:paraId="416D202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root /usr/share/nginx/html;</w:t>
      </w:r>
    </w:p>
    <w:p w14:paraId="1277C80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index index.html;</w:t>
      </w:r>
    </w:p>
    <w:p w14:paraId="18413CB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try_files $uri $uri/ /index.html;</w:t>
      </w:r>
    </w:p>
    <w:p w14:paraId="19C2E43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64BAD4F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6E8A167F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用于验证负载均衡的实例标识</w:t>
      </w:r>
      <w:r>
        <w:rPr>
          <w:rFonts w:ascii="微软雅黑" w:eastAsia="微软雅黑" w:hAnsi="微软雅黑" w:hint="eastAsia"/>
          <w:color w:val="222222"/>
        </w:rPr>
        <w:t>：后端在过滤器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拦截器中为每个响应加上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X-Backend-Instance: backend-1|backend-2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头，前端在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关于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页展示最近一次请求命中的实例。这样</w:t>
      </w:r>
      <w:r>
        <w:rPr>
          <w:rStyle w:val="a4"/>
          <w:rFonts w:ascii="微软雅黑" w:eastAsia="微软雅黑" w:hAnsi="微软雅黑" w:hint="eastAsia"/>
          <w:color w:val="222222"/>
        </w:rPr>
        <w:t>答辩现场只需多次刷新</w:t>
      </w:r>
      <w:r>
        <w:rPr>
          <w:rFonts w:ascii="微软雅黑" w:eastAsia="微软雅黑" w:hAnsi="微软雅黑" w:hint="eastAsia"/>
          <w:color w:val="222222"/>
        </w:rPr>
        <w:t>即可直观证明</w:t>
      </w:r>
      <w:r>
        <w:rPr>
          <w:rFonts w:ascii="微软雅黑" w:eastAsia="微软雅黑" w:hAnsi="微软雅黑" w:hint="eastAsia"/>
          <w:color w:val="222222"/>
        </w:rPr>
        <w:t xml:space="preserve"> Nginx </w:t>
      </w:r>
      <w:r>
        <w:rPr>
          <w:rFonts w:ascii="微软雅黑" w:eastAsia="微软雅黑" w:hAnsi="微软雅黑" w:hint="eastAsia"/>
          <w:color w:val="222222"/>
        </w:rPr>
        <w:t>确实在分发，而不需要去看</w:t>
      </w:r>
      <w:r>
        <w:rPr>
          <w:rFonts w:ascii="微软雅黑" w:eastAsia="微软雅黑" w:hAnsi="微软雅黑" w:hint="eastAsia"/>
          <w:color w:val="222222"/>
        </w:rPr>
        <w:t xml:space="preserve"> Nginx </w:t>
      </w:r>
      <w:r>
        <w:rPr>
          <w:rFonts w:ascii="微软雅黑" w:eastAsia="微软雅黑" w:hAnsi="微软雅黑" w:hint="eastAsia"/>
          <w:color w:val="222222"/>
        </w:rPr>
        <w:t>日志——这是演示效果上很划算的一个小设计。</w:t>
      </w:r>
    </w:p>
    <w:p w14:paraId="428DFA8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@Component</w:t>
      </w:r>
    </w:p>
    <w:p w14:paraId="5BCFDDC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public class InstanceHeaderFilter implements Filter {</w:t>
      </w:r>
    </w:p>
    <w:p w14:paraId="507C475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@Value("${app.instance-id:unknown}") private String instanceId;</w:t>
      </w:r>
    </w:p>
    <w:p w14:paraId="4AC93D2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@Override</w:t>
      </w:r>
    </w:p>
    <w:p w14:paraId="253BE0A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public void doFilter(ServletRequest req, ServletResponse res, FilterChain chain)</w:t>
      </w:r>
    </w:p>
    <w:p w14:paraId="052543B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    throws IOException, ServletException {</w:t>
      </w:r>
    </w:p>
    <w:p w14:paraId="01A3013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((HttpServletResponse) res).setHeader("X-Backend-Instance", instanceId);</w:t>
      </w:r>
    </w:p>
    <w:p w14:paraId="657391D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  chain.doFilter(req, res);</w:t>
      </w:r>
    </w:p>
    <w:p w14:paraId="1DAF020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}</w:t>
      </w:r>
    </w:p>
    <w:p w14:paraId="5DECD34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6173233D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5.2.7 Web </w:t>
      </w:r>
      <w:r>
        <w:rPr>
          <w:rFonts w:ascii="微软雅黑" w:eastAsia="微软雅黑" w:hAnsi="微软雅黑" w:hint="eastAsia"/>
          <w:color w:val="222222"/>
        </w:rPr>
        <w:t>前端可视化功能实现</w:t>
      </w:r>
    </w:p>
    <w:p w14:paraId="191BB514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(1) API </w:t>
      </w:r>
      <w:r>
        <w:rPr>
          <w:rStyle w:val="a4"/>
          <w:rFonts w:ascii="微软雅黑" w:eastAsia="微软雅黑" w:hAnsi="微软雅黑" w:hint="eastAsia"/>
          <w:color w:val="222222"/>
        </w:rPr>
        <w:t>封装（前端不感知后端地址，对应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4.4.7 </w:t>
      </w:r>
      <w:r>
        <w:rPr>
          <w:rStyle w:val="a4"/>
          <w:rFonts w:ascii="微软雅黑" w:eastAsia="微软雅黑" w:hAnsi="微软雅黑" w:hint="eastAsia"/>
          <w:color w:val="222222"/>
        </w:rPr>
        <w:t>关键设计）</w:t>
      </w:r>
    </w:p>
    <w:p w14:paraId="56FE728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// web/src/api/request.js</w:t>
      </w:r>
    </w:p>
    <w:p w14:paraId="7A7D13C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import axios from 'axios'</w:t>
      </w:r>
    </w:p>
    <w:p w14:paraId="2B6C14C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6C66EB2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// baseURL </w:t>
      </w:r>
      <w:r>
        <w:rPr>
          <w:rStyle w:val="HTML"/>
          <w:rFonts w:hint="eastAsia"/>
          <w:color w:val="222222"/>
        </w:rPr>
        <w:t>固定为相对路径，由</w:t>
      </w:r>
      <w:r>
        <w:rPr>
          <w:rStyle w:val="HTML"/>
          <w:rFonts w:hint="eastAsia"/>
          <w:color w:val="222222"/>
        </w:rPr>
        <w:t xml:space="preserve"> Nginx </w:t>
      </w:r>
      <w:r>
        <w:rPr>
          <w:rStyle w:val="HTML"/>
          <w:rFonts w:hint="eastAsia"/>
          <w:color w:val="222222"/>
        </w:rPr>
        <w:t>转发；前端因此无需知道后端实例数与端口</w:t>
      </w:r>
    </w:p>
    <w:p w14:paraId="4357A8C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const request = axios.create({ baseURL: '/api', timeout: 15000 })</w:t>
      </w:r>
    </w:p>
    <w:p w14:paraId="14F2DF4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46D038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request.interceptors.response.use(</w:t>
      </w:r>
    </w:p>
    <w:p w14:paraId="252D569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res =&gt; {</w:t>
      </w:r>
    </w:p>
    <w:p w14:paraId="575FC50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// </w:t>
      </w:r>
      <w:r>
        <w:rPr>
          <w:rStyle w:val="HTML"/>
          <w:rFonts w:hint="eastAsia"/>
          <w:color w:val="222222"/>
        </w:rPr>
        <w:t>把</w:t>
      </w:r>
      <w:r>
        <w:rPr>
          <w:rStyle w:val="HTML"/>
          <w:rFonts w:hint="eastAsia"/>
          <w:color w:val="222222"/>
        </w:rPr>
        <w:t xml:space="preserve"> Nginx </w:t>
      </w:r>
      <w:r>
        <w:rPr>
          <w:rStyle w:val="HTML"/>
          <w:rFonts w:hint="eastAsia"/>
          <w:color w:val="222222"/>
        </w:rPr>
        <w:t>回传的实例号记录下来，便于演示负载均衡效果</w:t>
      </w:r>
    </w:p>
    <w:p w14:paraId="1017A10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const inst = res.headers['x-backend-instance']</w:t>
      </w:r>
    </w:p>
    <w:p w14:paraId="75883A9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if (inst) window.__lastBackendInstance = inst</w:t>
      </w:r>
    </w:p>
    <w:p w14:paraId="063C988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return res.data</w:t>
      </w:r>
    </w:p>
    <w:p w14:paraId="5DB485F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},</w:t>
      </w:r>
    </w:p>
    <w:p w14:paraId="7184A93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err =&gt; {</w:t>
      </w:r>
    </w:p>
    <w:p w14:paraId="095CF50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  const msg = err.response?.status === 503 ? '</w:t>
      </w:r>
      <w:r>
        <w:rPr>
          <w:rStyle w:val="HTML"/>
          <w:rFonts w:hint="eastAsia"/>
          <w:color w:val="222222"/>
        </w:rPr>
        <w:t>请求过于频繁，请稍后重试</w:t>
      </w:r>
      <w:r>
        <w:rPr>
          <w:rStyle w:val="HTML"/>
          <w:rFonts w:hint="eastAsia"/>
          <w:color w:val="222222"/>
        </w:rPr>
        <w:t>' : '</w:t>
      </w:r>
      <w:r>
        <w:rPr>
          <w:rStyle w:val="HTML"/>
          <w:rFonts w:hint="eastAsia"/>
          <w:color w:val="222222"/>
        </w:rPr>
        <w:t>服务异常，请稍后重试</w:t>
      </w:r>
      <w:r>
        <w:rPr>
          <w:rStyle w:val="HTML"/>
          <w:rFonts w:hint="eastAsia"/>
          <w:color w:val="222222"/>
        </w:rPr>
        <w:t>'</w:t>
      </w:r>
    </w:p>
    <w:p w14:paraId="4E30069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</w:t>
      </w:r>
      <w:r>
        <w:rPr>
          <w:rStyle w:val="HTML"/>
          <w:rFonts w:hint="eastAsia"/>
          <w:color w:val="222222"/>
        </w:rPr>
        <w:t>console.error('[API]', err.config?.url, msg)</w:t>
      </w:r>
    </w:p>
    <w:p w14:paraId="2379F04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return Promise.reject(err)</w:t>
      </w:r>
    </w:p>
    <w:p w14:paraId="1802AAD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}</w:t>
      </w:r>
    </w:p>
    <w:p w14:paraId="3960703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)</w:t>
      </w:r>
    </w:p>
    <w:p w14:paraId="43BDC8B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export default request</w:t>
      </w:r>
    </w:p>
    <w:p w14:paraId="62CA136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(2) </w:t>
      </w:r>
      <w:r>
        <w:rPr>
          <w:rStyle w:val="a4"/>
          <w:rFonts w:ascii="微软雅黑" w:eastAsia="微软雅黑" w:hAnsi="微软雅黑" w:hint="eastAsia"/>
          <w:color w:val="222222"/>
        </w:rPr>
        <w:t>设备地图（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Leaflet + </w:t>
      </w:r>
      <w:r>
        <w:rPr>
          <w:rStyle w:val="a4"/>
          <w:rFonts w:ascii="微软雅黑" w:eastAsia="微软雅黑" w:hAnsi="微软雅黑" w:hint="eastAsia"/>
          <w:color w:val="222222"/>
        </w:rPr>
        <w:t>告警叠加）</w:t>
      </w:r>
    </w:p>
    <w:p w14:paraId="7D57717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&lt;!-- web/src/components/DeviceMap.vue --&gt;</w:t>
      </w:r>
    </w:p>
    <w:p w14:paraId="1EA7F52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&lt;template&gt;</w:t>
      </w:r>
    </w:p>
    <w:p w14:paraId="2C74079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&lt;div ref="mapEl" style="height: 520px; width: 100%"&gt;&lt;/div&gt;</w:t>
      </w:r>
    </w:p>
    <w:p w14:paraId="7A534D4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&lt;/template&gt;</w:t>
      </w:r>
    </w:p>
    <w:p w14:paraId="68C92D9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08E77AC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&lt;script setup&gt;</w:t>
      </w:r>
    </w:p>
    <w:p w14:paraId="335E44F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import { ref, onMounted, watch } from 'vue'</w:t>
      </w:r>
    </w:p>
    <w:p w14:paraId="428795D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import L from 'leaflet'</w:t>
      </w:r>
    </w:p>
    <w:p w14:paraId="668B123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import 'leaflet/dist/leaflet.css'</w:t>
      </w:r>
    </w:p>
    <w:p w14:paraId="0047D1E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import { UAV_ICON, DOG_ICON, ALARM_ICON } from '@/utils/icons'</w:t>
      </w:r>
    </w:p>
    <w:p w14:paraId="5E4B7A2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109A2D1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const props = defineProps({ devices: Array, alarms: Array })</w:t>
      </w:r>
    </w:p>
    <w:p w14:paraId="05BFD9E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const mapEl = ref(null)</w:t>
      </w:r>
    </w:p>
    <w:p w14:paraId="2C17BFB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let map, deviceLayer, alarmLayer</w:t>
      </w:r>
    </w:p>
    <w:p w14:paraId="2621F9C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00778F7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onMounted(() =&gt; {</w:t>
      </w:r>
    </w:p>
    <w:p w14:paraId="05C7E27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map = L.map(mapEl.value).setView([39.9092, 116.3974], 16)</w:t>
      </w:r>
    </w:p>
    <w:p w14:paraId="60468F1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L.tileLayer('https://{s}.tile.openstreetmap.org/{z}/{x}/{y}.png', {</w:t>
      </w:r>
    </w:p>
    <w:p w14:paraId="0DED729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attribution: '&amp;copy; OSM'</w:t>
      </w:r>
    </w:p>
    <w:p w14:paraId="6951A24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}).addTo(map)</w:t>
      </w:r>
    </w:p>
    <w:p w14:paraId="7BCC84E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deviceLayer = L.layerGroup().addTo(map)</w:t>
      </w:r>
    </w:p>
    <w:p w14:paraId="70140B8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alarmLayer  = L.layerGroup().addTo(map)</w:t>
      </w:r>
    </w:p>
    <w:p w14:paraId="4C0A2F8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render()</w:t>
      </w:r>
    </w:p>
    <w:p w14:paraId="3DCD210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})</w:t>
      </w:r>
    </w:p>
    <w:p w14:paraId="0179207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1EDEAEE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// </w:t>
      </w:r>
      <w:r>
        <w:rPr>
          <w:rStyle w:val="HTML"/>
          <w:rFonts w:hint="eastAsia"/>
          <w:color w:val="222222"/>
        </w:rPr>
        <w:t>数据刷新时整体重绘。设备量级为个位</w:t>
      </w:r>
      <w:r>
        <w:rPr>
          <w:rStyle w:val="HTML"/>
          <w:rFonts w:hint="eastAsia"/>
          <w:color w:val="222222"/>
        </w:rPr>
        <w:t>/</w:t>
      </w:r>
      <w:r>
        <w:rPr>
          <w:rStyle w:val="HTML"/>
          <w:rFonts w:hint="eastAsia"/>
          <w:color w:val="222222"/>
        </w:rPr>
        <w:t>十位，重绘成本可忽略；</w:t>
      </w:r>
    </w:p>
    <w:p w14:paraId="5FE78BB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// </w:t>
      </w:r>
      <w:r>
        <w:rPr>
          <w:rStyle w:val="HTML"/>
          <w:rFonts w:hint="eastAsia"/>
          <w:color w:val="222222"/>
        </w:rPr>
        <w:t>若后续设备数上百，应改为按</w:t>
      </w:r>
      <w:r>
        <w:rPr>
          <w:rStyle w:val="HTML"/>
          <w:rFonts w:hint="eastAsia"/>
          <w:color w:val="222222"/>
        </w:rPr>
        <w:t xml:space="preserve"> deviceId </w:t>
      </w:r>
      <w:r>
        <w:rPr>
          <w:rStyle w:val="HTML"/>
          <w:rFonts w:hint="eastAsia"/>
          <w:color w:val="222222"/>
        </w:rPr>
        <w:t>复用</w:t>
      </w:r>
      <w:r>
        <w:rPr>
          <w:rStyle w:val="HTML"/>
          <w:rFonts w:hint="eastAsia"/>
          <w:color w:val="222222"/>
        </w:rPr>
        <w:t xml:space="preserve"> marker </w:t>
      </w:r>
      <w:r>
        <w:rPr>
          <w:rStyle w:val="HTML"/>
          <w:rFonts w:hint="eastAsia"/>
          <w:color w:val="222222"/>
        </w:rPr>
        <w:t>仅更新坐标</w:t>
      </w:r>
    </w:p>
    <w:p w14:paraId="50E79D4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watch(() =&gt; [props.devices, props.alarms], render, { deep: true })</w:t>
      </w:r>
    </w:p>
    <w:p w14:paraId="6089419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0CA75DA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function render() {</w:t>
      </w:r>
    </w:p>
    <w:p w14:paraId="0BBFE6C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deviceLayer.clearLayers()</w:t>
      </w:r>
    </w:p>
    <w:p w14:paraId="5C04E20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alarmLayer.clearLayers()</w:t>
      </w:r>
    </w:p>
    <w:p w14:paraId="425F941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67C1DC2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props.devices?.forEach(d =&gt; {</w:t>
      </w:r>
    </w:p>
    <w:p w14:paraId="13277FD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const [lng, lat] = d.location.coordinates          // </w:t>
      </w:r>
      <w:r>
        <w:rPr>
          <w:rStyle w:val="HTML"/>
          <w:rFonts w:hint="eastAsia"/>
          <w:color w:val="222222"/>
        </w:rPr>
        <w:t>注意</w:t>
      </w:r>
      <w:r>
        <w:rPr>
          <w:rStyle w:val="HTML"/>
          <w:rFonts w:hint="eastAsia"/>
          <w:color w:val="222222"/>
        </w:rPr>
        <w:t xml:space="preserve"> GeoJSON </w:t>
      </w:r>
      <w:r>
        <w:rPr>
          <w:rStyle w:val="HTML"/>
          <w:rFonts w:hint="eastAsia"/>
          <w:color w:val="222222"/>
        </w:rPr>
        <w:t>顺序是</w:t>
      </w:r>
      <w:r>
        <w:rPr>
          <w:rStyle w:val="HTML"/>
          <w:rFonts w:hint="eastAsia"/>
          <w:color w:val="222222"/>
        </w:rPr>
        <w:t xml:space="preserve"> [</w:t>
      </w:r>
      <w:r>
        <w:rPr>
          <w:rStyle w:val="HTML"/>
          <w:rFonts w:hint="eastAsia"/>
          <w:color w:val="222222"/>
        </w:rPr>
        <w:t>经度</w:t>
      </w:r>
      <w:r>
        <w:rPr>
          <w:rStyle w:val="HTML"/>
          <w:rFonts w:hint="eastAsia"/>
          <w:color w:val="222222"/>
        </w:rPr>
        <w:t xml:space="preserve">, </w:t>
      </w:r>
      <w:r>
        <w:rPr>
          <w:rStyle w:val="HTML"/>
          <w:rFonts w:hint="eastAsia"/>
          <w:color w:val="222222"/>
        </w:rPr>
        <w:t>纬度</w:t>
      </w:r>
      <w:r>
        <w:rPr>
          <w:rStyle w:val="HTML"/>
          <w:rFonts w:hint="eastAsia"/>
          <w:color w:val="222222"/>
        </w:rPr>
        <w:t>]</w:t>
      </w:r>
    </w:p>
    <w:p w14:paraId="6D5F188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L.marker([lat, lng], { icon: d.deviceType === 'UAV' ? UAV_ICON : DOG_ICON })</w:t>
      </w:r>
    </w:p>
    <w:p w14:paraId="743C648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.bindPopup(`&lt;b&gt;${d.deviceId}&lt;/b&gt;&lt;br/&gt;</w:t>
      </w:r>
      <w:r>
        <w:rPr>
          <w:rStyle w:val="HTML"/>
          <w:rFonts w:hint="eastAsia"/>
          <w:color w:val="222222"/>
        </w:rPr>
        <w:t>状态：</w:t>
      </w:r>
      <w:r>
        <w:rPr>
          <w:rStyle w:val="HTML"/>
          <w:rFonts w:hint="eastAsia"/>
          <w:color w:val="222222"/>
        </w:rPr>
        <w:t>${d.status}&lt;br/&gt;</w:t>
      </w:r>
      <w:r>
        <w:rPr>
          <w:rStyle w:val="HTML"/>
          <w:rFonts w:hint="eastAsia"/>
          <w:color w:val="222222"/>
        </w:rPr>
        <w:t>电量：</w:t>
      </w:r>
      <w:r>
        <w:rPr>
          <w:rStyle w:val="HTML"/>
          <w:rFonts w:hint="eastAsia"/>
          <w:color w:val="222222"/>
        </w:rPr>
        <w:t>${d.battery}%`)</w:t>
      </w:r>
    </w:p>
    <w:p w14:paraId="4BE8A01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.addTo(deviceLayer)</w:t>
      </w:r>
    </w:p>
    <w:p w14:paraId="3651D27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})</w:t>
      </w:r>
    </w:p>
    <w:p w14:paraId="7C03153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1D51A27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props.alarms?.forEach(a =&gt; {</w:t>
      </w:r>
    </w:p>
    <w:p w14:paraId="5FD3889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const [lng, lat] = a.location.coordinates</w:t>
      </w:r>
    </w:p>
    <w:p w14:paraId="512B503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L.marker([lat, lng], { icon: ALARM_ICON })</w:t>
      </w:r>
    </w:p>
    <w:p w14:paraId="05B0F52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</w:t>
      </w:r>
      <w:r>
        <w:rPr>
          <w:rStyle w:val="HTML"/>
          <w:rFonts w:hint="eastAsia"/>
          <w:color w:val="222222"/>
        </w:rPr>
        <w:t xml:space="preserve">  .bindPopup(`&lt;b&gt;${a.alarmType}&lt;/b&gt;&lt;br/&gt;</w:t>
      </w:r>
      <w:r>
        <w:rPr>
          <w:rStyle w:val="HTML"/>
          <w:rFonts w:hint="eastAsia"/>
          <w:color w:val="222222"/>
        </w:rPr>
        <w:t>等级：</w:t>
      </w:r>
      <w:r>
        <w:rPr>
          <w:rStyle w:val="HTML"/>
          <w:rFonts w:hint="eastAsia"/>
          <w:color w:val="222222"/>
        </w:rPr>
        <w:t>${a.level}&lt;br/&gt;${a.description ?? ''}`)</w:t>
      </w:r>
    </w:p>
    <w:p w14:paraId="70BA4C6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  .addTo(alarmLayer)</w:t>
      </w:r>
    </w:p>
    <w:p w14:paraId="36113CA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})</w:t>
      </w:r>
    </w:p>
    <w:p w14:paraId="4E5149B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1F85799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>&lt;/script&gt;</w:t>
      </w:r>
    </w:p>
    <w:p w14:paraId="5E95C78E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(3) </w:t>
      </w:r>
      <w:r>
        <w:rPr>
          <w:rStyle w:val="a4"/>
          <w:rFonts w:ascii="微软雅黑" w:eastAsia="微软雅黑" w:hAnsi="微软雅黑" w:hint="eastAsia"/>
          <w:color w:val="222222"/>
        </w:rPr>
        <w:t>告警检索页（对应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FR-4.1 ~ FR-4.5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</w:p>
    <w:p w14:paraId="3315738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&lt;script setup&gt;</w:t>
      </w:r>
    </w:p>
    <w:p w14:paraId="58FE76F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import { reactive, ref, onMounted } from 'vue'</w:t>
      </w:r>
    </w:p>
    <w:p w14:paraId="3527731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import request from '@/api/request'</w:t>
      </w:r>
    </w:p>
    <w:p w14:paraId="457644F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65419AB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const query = reactive({</w:t>
      </w:r>
    </w:p>
    <w:p w14:paraId="20DA360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alarmType: '', deviceId: '', level: '',</w:t>
      </w:r>
    </w:p>
    <w:p w14:paraId="6E577D90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from: '', to: '', keyword: '',</w:t>
      </w:r>
    </w:p>
    <w:p w14:paraId="2D78E10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center: null, distance: '',</w:t>
      </w:r>
    </w:p>
    <w:p w14:paraId="115E33D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page: 0, size: 20</w:t>
      </w:r>
    </w:p>
    <w:p w14:paraId="65F7BEE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})</w:t>
      </w:r>
    </w:p>
    <w:p w14:paraId="6C64AC0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const list = ref([]); const total = ref(0); const loading = ref(false)</w:t>
      </w:r>
    </w:p>
    <w:p w14:paraId="6D280372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33191F2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async function search() {</w:t>
      </w:r>
    </w:p>
    <w:p w14:paraId="65CC126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</w:t>
      </w:r>
      <w:r>
        <w:rPr>
          <w:rStyle w:val="HTML"/>
          <w:rFonts w:hint="eastAsia"/>
          <w:color w:val="222222"/>
        </w:rPr>
        <w:t>loading.value = true</w:t>
      </w:r>
    </w:p>
    <w:p w14:paraId="60EBA67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try {</w:t>
      </w:r>
    </w:p>
    <w:p w14:paraId="4B5E901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const data = await request.post('/search/alarms', query)</w:t>
      </w:r>
    </w:p>
    <w:p w14:paraId="05CA2F7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list.value = data.records</w:t>
      </w:r>
    </w:p>
    <w:p w14:paraId="388C177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total.value = data.total</w:t>
      </w:r>
    </w:p>
    <w:p w14:paraId="716DEAC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} finally {</w:t>
      </w:r>
    </w:p>
    <w:p w14:paraId="20D4C25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 loading.value = false</w:t>
      </w:r>
    </w:p>
    <w:p w14:paraId="1D313D2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}</w:t>
      </w:r>
    </w:p>
    <w:p w14:paraId="0504EDE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}</w:t>
      </w:r>
    </w:p>
    <w:p w14:paraId="292832E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06359C4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// </w:t>
      </w:r>
      <w:r>
        <w:rPr>
          <w:rStyle w:val="HTML"/>
          <w:rFonts w:hint="eastAsia"/>
          <w:color w:val="222222"/>
        </w:rPr>
        <w:t>主动刷新，不做静默轮询：检索是用户主动行为，</w:t>
      </w:r>
    </w:p>
    <w:p w14:paraId="51B98A9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// </w:t>
      </w:r>
      <w:r>
        <w:rPr>
          <w:rStyle w:val="HTML"/>
          <w:rFonts w:hint="eastAsia"/>
          <w:color w:val="222222"/>
        </w:rPr>
        <w:t>静默轮询会让用户正在看的筛选结果被莫名替换</w:t>
      </w:r>
    </w:p>
    <w:p w14:paraId="5606962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onMounted(search)</w:t>
      </w:r>
    </w:p>
    <w:p w14:paraId="55BC159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&lt;/script&gt;</w:t>
      </w:r>
    </w:p>
    <w:p w14:paraId="2B950225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(4) </w:t>
      </w:r>
      <w:r>
        <w:rPr>
          <w:rStyle w:val="a4"/>
          <w:rFonts w:ascii="微软雅黑" w:eastAsia="微软雅黑" w:hAnsi="微软雅黑" w:hint="eastAsia"/>
          <w:color w:val="222222"/>
        </w:rPr>
        <w:t>前端刷新策略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2753"/>
        <w:gridCol w:w="3784"/>
      </w:tblGrid>
      <w:tr w:rsidR="00000000" w14:paraId="5E35A830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80197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页面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5CA8E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策略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C900E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理由</w:t>
            </w:r>
          </w:p>
        </w:tc>
      </w:tr>
      <w:tr w:rsidR="00000000" w14:paraId="67EBE6B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8231D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设备总览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BF27B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轮询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 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62DE0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需要接近实时的位置与状态</w:t>
            </w:r>
          </w:p>
        </w:tc>
      </w:tr>
      <w:tr w:rsidR="00000000" w14:paraId="530A43D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FEDB3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告警中心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2C939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轮询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 s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手动刷新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25D93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告警需要及时性，但无需秒级</w:t>
            </w:r>
          </w:p>
        </w:tc>
      </w:tr>
      <w:tr w:rsidR="00000000" w14:paraId="21FF0B0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DA099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AEC85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仅手动触发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47727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避免用户筛选条件被后台刷新冲掉</w:t>
            </w:r>
          </w:p>
        </w:tc>
      </w:tr>
      <w:tr w:rsidR="00000000" w14:paraId="0870B26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58116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统计看板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A02C7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轮询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30 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D6330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统计变化慢，频繁刷新浪费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聚合性能</w:t>
            </w:r>
          </w:p>
        </w:tc>
      </w:tr>
      <w:tr w:rsidR="00000000" w14:paraId="2606DC8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78832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任务列表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4CBE1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轮询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 s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操作后立即刷新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26794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任务状态变化由操作驱动</w:t>
            </w:r>
          </w:p>
        </w:tc>
      </w:tr>
    </w:tbl>
    <w:p w14:paraId="7047E58F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先轮询、后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WebSocket</w:t>
      </w:r>
      <w:r>
        <w:rPr>
          <w:rFonts w:ascii="微软雅黑" w:eastAsia="微软雅黑" w:hAnsi="微软雅黑" w:hint="eastAsia"/>
          <w:color w:val="222222"/>
        </w:rPr>
        <w:t>是有意的取舍：轮询实现成本几乎为零且天然容错，可保证功能完整；</w:t>
      </w:r>
      <w:r>
        <w:rPr>
          <w:rFonts w:ascii="微软雅黑" w:eastAsia="微软雅黑" w:hAnsi="微软雅黑" w:hint="eastAsia"/>
          <w:color w:val="222222"/>
        </w:rPr>
        <w:t xml:space="preserve">WebSocket </w:t>
      </w:r>
      <w:r>
        <w:rPr>
          <w:rFonts w:ascii="微软雅黑" w:eastAsia="微软雅黑" w:hAnsi="微软雅黑" w:hint="eastAsia"/>
          <w:color w:val="222222"/>
        </w:rPr>
        <w:t>作为加分项，在核心功能稳定后再引入。</w:t>
      </w:r>
    </w:p>
    <w:p w14:paraId="113EA513" w14:textId="77777777" w:rsidR="008D7DB7" w:rsidRDefault="008D7DB7">
      <w:pPr>
        <w:pStyle w:val="a3"/>
        <w:shd w:val="clear" w:color="auto" w:fill="FAFAFA"/>
        <w:divId w:val="1998991150"/>
        <w:rPr>
          <w:rFonts w:ascii="微软雅黑" w:eastAsia="微软雅黑" w:hAnsi="微软雅黑" w:hint="eastAsia"/>
          <w:color w:val="555555"/>
        </w:rPr>
      </w:pPr>
      <w:r>
        <w:rPr>
          <w:rStyle w:val="a4"/>
          <w:rFonts w:ascii="微软雅黑" w:eastAsia="微软雅黑" w:hAnsi="微软雅黑" w:hint="eastAsia"/>
          <w:color w:val="555555"/>
        </w:rPr>
        <w:t xml:space="preserve">v1.3 </w:t>
      </w:r>
      <w:r>
        <w:rPr>
          <w:rStyle w:val="a4"/>
          <w:rFonts w:ascii="微软雅黑" w:eastAsia="微软雅黑" w:hAnsi="微软雅黑" w:hint="eastAsia"/>
          <w:color w:val="555555"/>
        </w:rPr>
        <w:t>实现口径说明</w:t>
      </w:r>
      <w:r>
        <w:rPr>
          <w:rFonts w:ascii="微软雅黑" w:eastAsia="微软雅黑" w:hAnsi="微软雅黑" w:hint="eastAsia"/>
          <w:color w:val="555555"/>
        </w:rPr>
        <w:t>：上图代码为设计阶段示意。实际实现中底图采用</w:t>
      </w:r>
      <w:r>
        <w:rPr>
          <w:rFonts w:ascii="微软雅黑" w:eastAsia="微软雅黑" w:hAnsi="微软雅黑" w:hint="eastAsia"/>
          <w:color w:val="555555"/>
        </w:rPr>
        <w:t xml:space="preserve"> </w:t>
      </w:r>
      <w:r>
        <w:rPr>
          <w:rStyle w:val="a4"/>
          <w:rFonts w:ascii="微软雅黑" w:eastAsia="微软雅黑" w:hAnsi="微软雅黑" w:hint="eastAsia"/>
          <w:color w:val="555555"/>
        </w:rPr>
        <w:t xml:space="preserve">Esri </w:t>
      </w:r>
      <w:r>
        <w:rPr>
          <w:rStyle w:val="a4"/>
          <w:rFonts w:ascii="微软雅黑" w:eastAsia="微软雅黑" w:hAnsi="微软雅黑" w:hint="eastAsia"/>
          <w:color w:val="555555"/>
        </w:rPr>
        <w:t>灰度瓦片</w:t>
      </w:r>
      <w:r>
        <w:rPr>
          <w:rFonts w:ascii="微软雅黑" w:eastAsia="微软雅黑" w:hAnsi="微软雅黑" w:hint="eastAsia"/>
          <w:color w:val="555555"/>
        </w:rPr>
        <w:t>（低饱和、支持亮</w:t>
      </w:r>
      <w:r>
        <w:rPr>
          <w:rFonts w:ascii="微软雅黑" w:eastAsia="微软雅黑" w:hAnsi="微软雅黑" w:hint="eastAsia"/>
          <w:color w:val="555555"/>
        </w:rPr>
        <w:t>/</w:t>
      </w:r>
      <w:r>
        <w:rPr>
          <w:rFonts w:ascii="微软雅黑" w:eastAsia="微软雅黑" w:hAnsi="微软雅黑" w:hint="eastAsia"/>
          <w:color w:val="555555"/>
        </w:rPr>
        <w:t>暗主题自动切换，弃用</w:t>
      </w:r>
      <w:r>
        <w:rPr>
          <w:rFonts w:ascii="微软雅黑" w:eastAsia="微软雅黑" w:hAnsi="微软雅黑" w:hint="eastAsia"/>
          <w:color w:val="555555"/>
        </w:rPr>
        <w:t xml:space="preserve"> OSM </w:t>
      </w:r>
      <w:r>
        <w:rPr>
          <w:rFonts w:ascii="微软雅黑" w:eastAsia="微软雅黑" w:hAnsi="微软雅黑" w:hint="eastAsia"/>
          <w:color w:val="555555"/>
        </w:rPr>
        <w:t>彩色瓦片以突出告警元素）；地图上叠加</w:t>
      </w:r>
      <w:r>
        <w:rPr>
          <w:rStyle w:val="a4"/>
          <w:rFonts w:ascii="微软雅黑" w:eastAsia="微软雅黑" w:hAnsi="微软雅黑" w:hint="eastAsia"/>
          <w:color w:val="555555"/>
        </w:rPr>
        <w:t>园区边界（蓝色虚线多边形）</w:t>
      </w:r>
      <w:r>
        <w:rPr>
          <w:rFonts w:ascii="微软雅黑" w:eastAsia="微软雅黑" w:hAnsi="微软雅黑" w:hint="eastAsia"/>
          <w:color w:val="555555"/>
        </w:rPr>
        <w:t>、基地与加工车间标记；设备位置由</w:t>
      </w:r>
      <w:r>
        <w:rPr>
          <w:rFonts w:ascii="微软雅黑" w:eastAsia="微软雅黑" w:hAnsi="微软雅黑" w:hint="eastAsia"/>
          <w:color w:val="555555"/>
        </w:rPr>
        <w:t xml:space="preserve"> SSE </w:t>
      </w:r>
      <w:r>
        <w:rPr>
          <w:rFonts w:ascii="微软雅黑" w:eastAsia="微软雅黑" w:hAnsi="微软雅黑" w:hint="eastAsia"/>
          <w:color w:val="555555"/>
        </w:rPr>
        <w:t>实时推送（见下文</w:t>
      </w:r>
      <w:r>
        <w:rPr>
          <w:rFonts w:ascii="微软雅黑" w:eastAsia="微软雅黑" w:hAnsi="微软雅黑" w:hint="eastAsia"/>
          <w:color w:val="555555"/>
        </w:rPr>
        <w:t xml:space="preserve"> (6)</w:t>
      </w:r>
      <w:r>
        <w:rPr>
          <w:rFonts w:ascii="微软雅黑" w:eastAsia="微软雅黑" w:hAnsi="微软雅黑" w:hint="eastAsia"/>
          <w:color w:val="555555"/>
        </w:rPr>
        <w:t>），告警点带脉冲圈动画。</w:t>
      </w:r>
    </w:p>
    <w:p w14:paraId="2B4F82C6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(5) </w:t>
      </w:r>
      <w:r>
        <w:rPr>
          <w:rStyle w:val="a4"/>
          <w:rFonts w:ascii="微软雅黑" w:eastAsia="微软雅黑" w:hAnsi="微软雅黑" w:hint="eastAsia"/>
          <w:color w:val="222222"/>
        </w:rPr>
        <w:t>界面视觉与主题体系（设计令牌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+ </w:t>
      </w:r>
      <w:r>
        <w:rPr>
          <w:rStyle w:val="a4"/>
          <w:rFonts w:ascii="微软雅黑" w:eastAsia="微软雅黑" w:hAnsi="微软雅黑" w:hint="eastAsia"/>
          <w:color w:val="222222"/>
        </w:rPr>
        <w:t>双主题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+ </w:t>
      </w:r>
      <w:r>
        <w:rPr>
          <w:rStyle w:val="a4"/>
          <w:rFonts w:ascii="微软雅黑" w:eastAsia="微软雅黑" w:hAnsi="微软雅黑" w:hint="eastAsia"/>
          <w:color w:val="222222"/>
        </w:rPr>
        <w:t>动效）</w:t>
      </w:r>
    </w:p>
    <w:p w14:paraId="2458BA9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前端全部颜色、圆角、阴影收敛到设计令牌文件</w:t>
      </w:r>
      <w:r>
        <w:rPr>
          <w:rFonts w:ascii="微软雅黑" w:eastAsia="微软雅黑" w:hAnsi="微软雅黑" w:hint="eastAsia"/>
          <w:color w:val="222222"/>
        </w:rPr>
        <w:t xml:space="preserve"> styles/tokens.css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CSS </w:t>
      </w:r>
      <w:r>
        <w:rPr>
          <w:rFonts w:ascii="微软雅黑" w:eastAsia="微软雅黑" w:hAnsi="微软雅黑" w:hint="eastAsia"/>
          <w:color w:val="222222"/>
        </w:rPr>
        <w:t>自定义属性），组件只引用变量不写死颜色；图标统一为内联</w:t>
      </w:r>
      <w:r>
        <w:rPr>
          <w:rFonts w:ascii="微软雅黑" w:eastAsia="微软雅黑" w:hAnsi="微软雅黑" w:hint="eastAsia"/>
          <w:color w:val="222222"/>
        </w:rPr>
        <w:t xml:space="preserve"> SVG </w:t>
      </w:r>
      <w:r>
        <w:rPr>
          <w:rFonts w:ascii="微软雅黑" w:eastAsia="微软雅黑" w:hAnsi="微软雅黑" w:hint="eastAsia"/>
          <w:color w:val="222222"/>
        </w:rPr>
        <w:t>组件（替换早期</w:t>
      </w:r>
      <w:r>
        <w:rPr>
          <w:rFonts w:ascii="微软雅黑" w:eastAsia="微软雅黑" w:hAnsi="微软雅黑" w:hint="eastAsia"/>
          <w:color w:val="222222"/>
        </w:rPr>
        <w:t xml:space="preserve"> emoji </w:t>
      </w:r>
      <w:r>
        <w:rPr>
          <w:rFonts w:ascii="微软雅黑" w:eastAsia="微软雅黑" w:hAnsi="微软雅黑" w:hint="eastAsia"/>
          <w:color w:val="222222"/>
        </w:rPr>
        <w:t>字符，跨平台渲染一致）。基于令牌实现</w:t>
      </w:r>
      <w:r>
        <w:rPr>
          <w:rStyle w:val="a4"/>
          <w:rFonts w:ascii="微软雅黑" w:eastAsia="微软雅黑" w:hAnsi="微软雅黑" w:hint="eastAsia"/>
          <w:color w:val="222222"/>
        </w:rPr>
        <w:t>亮色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/ </w:t>
      </w:r>
      <w:r>
        <w:rPr>
          <w:rStyle w:val="a4"/>
          <w:rFonts w:ascii="微软雅黑" w:eastAsia="微软雅黑" w:hAnsi="微软雅黑" w:hint="eastAsia"/>
          <w:color w:val="222222"/>
        </w:rPr>
        <w:t>暗色双主题</w:t>
      </w:r>
      <w:r>
        <w:rPr>
          <w:rFonts w:ascii="微软雅黑" w:eastAsia="微软雅黑" w:hAnsi="微软雅黑" w:hint="eastAsia"/>
          <w:color w:val="222222"/>
        </w:rPr>
        <w:t>：通过根元素</w:t>
      </w:r>
      <w:r>
        <w:rPr>
          <w:rFonts w:ascii="微软雅黑" w:eastAsia="微软雅黑" w:hAnsi="微软雅黑" w:hint="eastAsia"/>
          <w:color w:val="222222"/>
        </w:rPr>
        <w:t xml:space="preserve"> data-theme </w:t>
      </w:r>
      <w:r>
        <w:rPr>
          <w:rFonts w:ascii="微软雅黑" w:eastAsia="微软雅黑" w:hAnsi="微软雅黑" w:hint="eastAsia"/>
          <w:color w:val="222222"/>
        </w:rPr>
        <w:t>属性切换令牌集，侧边栏与登录页右上角均可切换，切换采用</w:t>
      </w:r>
      <w:r>
        <w:rPr>
          <w:rFonts w:ascii="微软雅黑" w:eastAsia="微软雅黑" w:hAnsi="微软雅黑" w:hint="eastAsia"/>
          <w:color w:val="222222"/>
        </w:rPr>
        <w:t xml:space="preserve"> View Transitions API 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Style w:val="a4"/>
          <w:rFonts w:ascii="微软雅黑" w:eastAsia="微软雅黑" w:hAnsi="微软雅黑" w:hint="eastAsia"/>
          <w:color w:val="222222"/>
        </w:rPr>
        <w:t>圆形扩散过渡</w:t>
      </w:r>
      <w:r>
        <w:rPr>
          <w:rFonts w:ascii="微软雅黑" w:eastAsia="微软雅黑" w:hAnsi="微软雅黑" w:hint="eastAsia"/>
          <w:color w:val="222222"/>
        </w:rPr>
        <w:t>（亮色自屏幕中心向外扩散、暗色向内收缩）。页面布局去除宽度上限满幅铺开，任务管理与告警中心提供</w:t>
      </w:r>
      <w:r>
        <w:rPr>
          <w:rStyle w:val="a4"/>
          <w:rFonts w:ascii="微软雅黑" w:eastAsia="微软雅黑" w:hAnsi="微软雅黑" w:hint="eastAsia"/>
          <w:color w:val="222222"/>
        </w:rPr>
        <w:t>二级子项导航</w:t>
      </w:r>
      <w:r>
        <w:rPr>
          <w:rFonts w:ascii="微软雅黑" w:eastAsia="微软雅黑" w:hAnsi="微软雅黑" w:hint="eastAsia"/>
          <w:color w:val="222222"/>
        </w:rPr>
        <w:t>（下发任务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任务列表、告警列表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告警详情），子页间方向感知水平滑动，跨模块导航为淡入淡出。登录页包含</w:t>
      </w:r>
      <w:r>
        <w:rPr>
          <w:rFonts w:ascii="微软雅黑" w:eastAsia="微软雅黑" w:hAnsi="微软雅黑" w:hint="eastAsia"/>
          <w:color w:val="222222"/>
        </w:rPr>
        <w:t xml:space="preserve"> Canvas </w:t>
      </w:r>
      <w:r>
        <w:rPr>
          <w:rFonts w:ascii="微软雅黑" w:eastAsia="微软雅黑" w:hAnsi="微软雅黑" w:hint="eastAsia"/>
          <w:color w:val="222222"/>
        </w:rPr>
        <w:t>粒子网络背景（粒子随光标产生引力响应）、指挥雷达动效面板（扫描扇面、航迹光点）与登录卡入场动效，全部动效在</w:t>
      </w:r>
      <w:r>
        <w:rPr>
          <w:rFonts w:ascii="微软雅黑" w:eastAsia="微软雅黑" w:hAnsi="微软雅黑" w:hint="eastAsia"/>
          <w:color w:val="222222"/>
        </w:rPr>
        <w:t xml:space="preserve"> prefers-reduced-motion </w:t>
      </w:r>
      <w:r>
        <w:rPr>
          <w:rFonts w:ascii="微软雅黑" w:eastAsia="微软雅黑" w:hAnsi="微软雅黑" w:hint="eastAsia"/>
          <w:color w:val="222222"/>
        </w:rPr>
        <w:t>下自动降级。</w:t>
      </w:r>
    </w:p>
    <w:p w14:paraId="7AFB632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(6) </w:t>
      </w:r>
      <w:r>
        <w:rPr>
          <w:rStyle w:val="a4"/>
          <w:rFonts w:ascii="微软雅黑" w:eastAsia="微软雅黑" w:hAnsi="微软雅黑" w:hint="eastAsia"/>
          <w:color w:val="222222"/>
        </w:rPr>
        <w:t>设备实时位置流（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SSE + </w:t>
      </w:r>
      <w:r>
        <w:rPr>
          <w:rStyle w:val="a4"/>
          <w:rFonts w:ascii="微软雅黑" w:eastAsia="微软雅黑" w:hAnsi="微软雅黑" w:hint="eastAsia"/>
          <w:color w:val="222222"/>
        </w:rPr>
        <w:t>插值动画）</w:t>
      </w:r>
    </w:p>
    <w:p w14:paraId="1918051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设备位置由</w:t>
      </w:r>
      <w:r>
        <w:rPr>
          <w:rFonts w:ascii="微软雅黑" w:eastAsia="微软雅黑" w:hAnsi="微软雅黑" w:hint="eastAsia"/>
          <w:color w:val="222222"/>
        </w:rPr>
        <w:t xml:space="preserve"> 3 </w:t>
      </w:r>
      <w:r>
        <w:rPr>
          <w:rFonts w:ascii="微软雅黑" w:eastAsia="微软雅黑" w:hAnsi="微软雅黑" w:hint="eastAsia"/>
          <w:color w:val="222222"/>
        </w:rPr>
        <w:t>秒轮询升级为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SSE</w:t>
      </w:r>
      <w:r>
        <w:rPr>
          <w:rStyle w:val="a4"/>
          <w:rFonts w:ascii="微软雅黑" w:eastAsia="微软雅黑" w:hAnsi="微软雅黑" w:hint="eastAsia"/>
          <w:color w:val="222222"/>
        </w:rPr>
        <w:t>（</w:t>
      </w:r>
      <w:r>
        <w:rPr>
          <w:rStyle w:val="a4"/>
          <w:rFonts w:ascii="微软雅黑" w:eastAsia="微软雅黑" w:hAnsi="微软雅黑" w:hint="eastAsia"/>
          <w:color w:val="222222"/>
        </w:rPr>
        <w:t>Server-Sent Events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1 </w:t>
      </w:r>
      <w:r>
        <w:rPr>
          <w:rStyle w:val="a4"/>
          <w:rFonts w:ascii="微软雅黑" w:eastAsia="微软雅黑" w:hAnsi="微软雅黑" w:hint="eastAsia"/>
          <w:color w:val="222222"/>
        </w:rPr>
        <w:t>秒推送</w:t>
      </w:r>
      <w:r>
        <w:rPr>
          <w:rFonts w:ascii="微软雅黑" w:eastAsia="微软雅黑" w:hAnsi="微软雅黑" w:hint="eastAsia"/>
          <w:color w:val="222222"/>
        </w:rPr>
        <w:t>：后端新增</w:t>
      </w:r>
      <w:r>
        <w:rPr>
          <w:rFonts w:ascii="微软雅黑" w:eastAsia="微软雅黑" w:hAnsi="微软雅黑" w:hint="eastAsia"/>
          <w:color w:val="222222"/>
        </w:rPr>
        <w:t xml:space="preserve"> GET /api/stream/positions </w:t>
      </w:r>
      <w:r>
        <w:rPr>
          <w:rFonts w:ascii="微软雅黑" w:eastAsia="微软雅黑" w:hAnsi="微软雅黑" w:hint="eastAsia"/>
          <w:color w:val="222222"/>
        </w:rPr>
        <w:t>端点，共享调度器每秒比对最近遥测，位置有变化才推送（</w:t>
      </w:r>
      <w:r>
        <w:rPr>
          <w:rFonts w:ascii="微软雅黑" w:eastAsia="微软雅黑" w:hAnsi="微软雅黑" w:hint="eastAsia"/>
          <w:color w:val="222222"/>
        </w:rPr>
        <w:t xml:space="preserve">15 </w:t>
      </w:r>
      <w:r>
        <w:rPr>
          <w:rFonts w:ascii="微软雅黑" w:eastAsia="微软雅黑" w:hAnsi="微软雅黑" w:hint="eastAsia"/>
          <w:color w:val="222222"/>
        </w:rPr>
        <w:t>秒心跳注释防代理空闲断连）；</w:t>
      </w:r>
      <w:r>
        <w:rPr>
          <w:rFonts w:ascii="微软雅黑" w:eastAsia="微软雅黑" w:hAnsi="微软雅黑" w:hint="eastAsia"/>
          <w:color w:val="222222"/>
        </w:rPr>
        <w:t xml:space="preserve">Nginx </w:t>
      </w:r>
      <w:r>
        <w:rPr>
          <w:rFonts w:ascii="微软雅黑" w:eastAsia="微软雅黑" w:hAnsi="微软雅黑" w:hint="eastAsia"/>
          <w:color w:val="222222"/>
        </w:rPr>
        <w:t>为</w:t>
      </w:r>
      <w:r>
        <w:rPr>
          <w:rFonts w:ascii="微软雅黑" w:eastAsia="微软雅黑" w:hAnsi="微软雅黑" w:hint="eastAsia"/>
          <w:color w:val="222222"/>
        </w:rPr>
        <w:t xml:space="preserve"> /api/stream/ </w:t>
      </w:r>
      <w:r>
        <w:rPr>
          <w:rFonts w:ascii="微软雅黑" w:eastAsia="微软雅黑" w:hAnsi="微软雅黑" w:hint="eastAsia"/>
          <w:color w:val="222222"/>
        </w:rPr>
        <w:t>单独配置</w:t>
      </w:r>
      <w:r>
        <w:rPr>
          <w:rFonts w:ascii="微软雅黑" w:eastAsia="微软雅黑" w:hAnsi="微软雅黑" w:hint="eastAsia"/>
          <w:color w:val="222222"/>
        </w:rPr>
        <w:t xml:space="preserve"> proxy_buffering off </w:t>
      </w:r>
      <w:r>
        <w:rPr>
          <w:rFonts w:ascii="微软雅黑" w:eastAsia="微软雅黑" w:hAnsi="微软雅黑" w:hint="eastAsia"/>
          <w:color w:val="222222"/>
        </w:rPr>
        <w:t>与长读超时。前端不使用</w:t>
      </w:r>
      <w:r>
        <w:rPr>
          <w:rFonts w:ascii="微软雅黑" w:eastAsia="微软雅黑" w:hAnsi="微软雅黑" w:hint="eastAsia"/>
          <w:color w:val="222222"/>
        </w:rPr>
        <w:t xml:space="preserve"> EventSource</w:t>
      </w:r>
      <w:r>
        <w:rPr>
          <w:rFonts w:ascii="微软雅黑" w:eastAsia="微软雅黑" w:hAnsi="微软雅黑" w:hint="eastAsia"/>
          <w:color w:val="222222"/>
        </w:rPr>
        <w:t>（无法携带</w:t>
      </w:r>
      <w:r>
        <w:rPr>
          <w:rFonts w:ascii="微软雅黑" w:eastAsia="微软雅黑" w:hAnsi="微软雅黑" w:hint="eastAsia"/>
          <w:color w:val="222222"/>
        </w:rPr>
        <w:t xml:space="preserve"> Authorization </w:t>
      </w:r>
      <w:r>
        <w:rPr>
          <w:rFonts w:ascii="微软雅黑" w:eastAsia="微软雅黑" w:hAnsi="微软雅黑" w:hint="eastAsia"/>
          <w:color w:val="222222"/>
        </w:rPr>
        <w:t>头），而是以</w:t>
      </w:r>
      <w:r>
        <w:rPr>
          <w:rFonts w:ascii="微软雅黑" w:eastAsia="微软雅黑" w:hAnsi="微软雅黑" w:hint="eastAsia"/>
          <w:color w:val="222222"/>
        </w:rPr>
        <w:t xml:space="preserve"> fetch </w:t>
      </w:r>
      <w:r>
        <w:rPr>
          <w:rFonts w:ascii="微软雅黑" w:eastAsia="微软雅黑" w:hAnsi="微软雅黑" w:hint="eastAsia"/>
          <w:color w:val="222222"/>
        </w:rPr>
        <w:t>流式读取并手动解析事件帧，断线</w:t>
      </w:r>
      <w:r>
        <w:rPr>
          <w:rFonts w:ascii="微软雅黑" w:eastAsia="微软雅黑" w:hAnsi="微软雅黑" w:hint="eastAsia"/>
          <w:color w:val="222222"/>
        </w:rPr>
        <w:t xml:space="preserve"> 5 </w:t>
      </w:r>
      <w:r>
        <w:rPr>
          <w:rFonts w:ascii="微软雅黑" w:eastAsia="微软雅黑" w:hAnsi="微软雅黑" w:hint="eastAsia"/>
          <w:color w:val="222222"/>
        </w:rPr>
        <w:t>秒自动重连、期间回退</w:t>
      </w:r>
      <w:r>
        <w:rPr>
          <w:rFonts w:ascii="微软雅黑" w:eastAsia="微软雅黑" w:hAnsi="微软雅黑" w:hint="eastAsia"/>
          <w:color w:val="222222"/>
        </w:rPr>
        <w:t xml:space="preserve"> 3 </w:t>
      </w:r>
      <w:r>
        <w:rPr>
          <w:rFonts w:ascii="微软雅黑" w:eastAsia="微软雅黑" w:hAnsi="微软雅黑" w:hint="eastAsia"/>
          <w:color w:val="222222"/>
        </w:rPr>
        <w:t>秒轮询兜底并在图例区明示当前链路。地图标记采用</w:t>
      </w:r>
      <w:r>
        <w:rPr>
          <w:rStyle w:val="a4"/>
          <w:rFonts w:ascii="微软雅黑" w:eastAsia="微软雅黑" w:hAnsi="微软雅黑" w:hint="eastAsia"/>
          <w:color w:val="222222"/>
        </w:rPr>
        <w:t>增量</w:t>
      </w:r>
      <w:r>
        <w:rPr>
          <w:rStyle w:val="a4"/>
          <w:rFonts w:ascii="微软雅黑" w:eastAsia="微软雅黑" w:hAnsi="微软雅黑" w:hint="eastAsia"/>
          <w:color w:val="222222"/>
        </w:rPr>
        <w:lastRenderedPageBreak/>
        <w:t>更新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+ requestAnimationFrame </w:t>
      </w:r>
      <w:r>
        <w:rPr>
          <w:rStyle w:val="a4"/>
          <w:rFonts w:ascii="微软雅黑" w:eastAsia="微软雅黑" w:hAnsi="微软雅黑" w:hint="eastAsia"/>
          <w:color w:val="222222"/>
        </w:rPr>
        <w:t>位置插值</w:t>
      </w:r>
      <w:r>
        <w:rPr>
          <w:rFonts w:ascii="微软雅黑" w:eastAsia="微软雅黑" w:hAnsi="微软雅黑" w:hint="eastAsia"/>
          <w:color w:val="222222"/>
        </w:rPr>
        <w:t>（约</w:t>
      </w:r>
      <w:r>
        <w:rPr>
          <w:rFonts w:ascii="微软雅黑" w:eastAsia="微软雅黑" w:hAnsi="微软雅黑" w:hint="eastAsia"/>
          <w:color w:val="222222"/>
        </w:rPr>
        <w:t xml:space="preserve"> 950ms </w:t>
      </w:r>
      <w:r>
        <w:rPr>
          <w:rFonts w:ascii="微软雅黑" w:eastAsia="微软雅黑" w:hAnsi="微软雅黑" w:hint="eastAsia"/>
          <w:color w:val="222222"/>
        </w:rPr>
        <w:t>缓动），替代整层重建的跳点式刷新。</w:t>
      </w:r>
    </w:p>
    <w:p w14:paraId="49884475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(7) </w:t>
      </w:r>
      <w:r>
        <w:rPr>
          <w:rStyle w:val="a4"/>
          <w:rFonts w:ascii="微软雅黑" w:eastAsia="微软雅黑" w:hAnsi="微软雅黑" w:hint="eastAsia"/>
          <w:color w:val="222222"/>
        </w:rPr>
        <w:t>告警分类与离线分级升级</w:t>
      </w:r>
    </w:p>
    <w:p w14:paraId="0BB71513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告警按业务语义分为两类（以告警类型静态映射派生，不新增存储字段，存量数据天然兼容）：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4005"/>
        <w:gridCol w:w="2040"/>
      </w:tblGrid>
      <w:tr w:rsidR="00000000" w14:paraId="211CA745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B021D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分类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0F07D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AC17D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展示策略</w:t>
            </w:r>
          </w:p>
        </w:tc>
      </w:tr>
      <w:tr w:rsidR="00000000" w14:paraId="1C0F6F9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49D33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安防类（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SECURITY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38B3F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周界入侵、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烟火告警（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FIRE_SMOKE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，新增）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5C82B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默认显示</w:t>
            </w:r>
          </w:p>
        </w:tc>
      </w:tr>
      <w:tr w:rsidR="00000000" w14:paraId="62C1745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3998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设备运维类（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DEVICE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9499A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设备过热、电量不足、设备离线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D6EFF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默认隐藏，查询时可选</w:t>
            </w:r>
          </w:p>
        </w:tc>
      </w:tr>
    </w:tbl>
    <w:p w14:paraId="3299B0C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检索接口新增</w:t>
      </w:r>
      <w:r>
        <w:rPr>
          <w:rFonts w:ascii="微软雅黑" w:eastAsia="微软雅黑" w:hAnsi="微软雅黑" w:hint="eastAsia"/>
          <w:color w:val="222222"/>
        </w:rPr>
        <w:t xml:space="preserve"> category </w:t>
      </w:r>
      <w:r>
        <w:rPr>
          <w:rFonts w:ascii="微软雅黑" w:eastAsia="微软雅黑" w:hAnsi="微软雅黑" w:hint="eastAsia"/>
          <w:color w:val="222222"/>
        </w:rPr>
        <w:t>参数（</w:t>
      </w:r>
      <w:r>
        <w:rPr>
          <w:rFonts w:ascii="微软雅黑" w:eastAsia="微软雅黑" w:hAnsi="微软雅黑" w:hint="eastAsia"/>
          <w:color w:val="222222"/>
        </w:rPr>
        <w:t>SECURITY / DEVICE / IMPORTANT</w:t>
      </w:r>
      <w:r>
        <w:rPr>
          <w:rFonts w:ascii="微软雅黑" w:eastAsia="微软雅黑" w:hAnsi="微软雅黑" w:hint="eastAsia"/>
          <w:color w:val="222222"/>
        </w:rPr>
        <w:t>）；主页口径为</w:t>
      </w:r>
      <w:r>
        <w:rPr>
          <w:rFonts w:ascii="微软雅黑" w:eastAsia="微软雅黑" w:hAnsi="微软雅黑" w:hint="eastAsia"/>
          <w:color w:val="222222"/>
        </w:rPr>
        <w:t xml:space="preserve"> IMPORTANT = </w:t>
      </w:r>
      <w:r>
        <w:rPr>
          <w:rFonts w:ascii="微软雅黑" w:eastAsia="微软雅黑" w:hAnsi="微软雅黑" w:hint="eastAsia"/>
          <w:color w:val="222222"/>
        </w:rPr>
        <w:t>安防类全部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设备类中已升级</w:t>
      </w:r>
      <w:r>
        <w:rPr>
          <w:rFonts w:ascii="微软雅黑" w:eastAsia="微软雅黑" w:hAnsi="微软雅黑" w:hint="eastAsia"/>
          <w:color w:val="222222"/>
        </w:rPr>
        <w:t xml:space="preserve"> CRITICAL </w:t>
      </w:r>
      <w:r>
        <w:rPr>
          <w:rFonts w:ascii="微软雅黑" w:eastAsia="微软雅黑" w:hAnsi="微软雅黑" w:hint="eastAsia"/>
          <w:color w:val="222222"/>
        </w:rPr>
        <w:t>且未处置的告警。</w:t>
      </w:r>
      <w:r>
        <w:rPr>
          <w:rStyle w:val="a4"/>
          <w:rFonts w:ascii="微软雅黑" w:eastAsia="微软雅黑" w:hAnsi="微软雅黑" w:hint="eastAsia"/>
          <w:color w:val="222222"/>
        </w:rPr>
        <w:t>离线分级升级</w:t>
      </w:r>
      <w:r>
        <w:rPr>
          <w:rFonts w:ascii="微软雅黑" w:eastAsia="微软雅黑" w:hAnsi="微软雅黑" w:hint="eastAsia"/>
          <w:color w:val="222222"/>
        </w:rPr>
        <w:t>解决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设备一没电就弹出多条无效告警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的问题：心跳丢失</w:t>
      </w:r>
      <w:r>
        <w:rPr>
          <w:rFonts w:ascii="微软雅黑" w:eastAsia="微软雅黑" w:hAnsi="微软雅黑" w:hint="eastAsia"/>
          <w:color w:val="222222"/>
        </w:rPr>
        <w:t xml:space="preserve"> 15 </w:t>
      </w:r>
      <w:r>
        <w:rPr>
          <w:rFonts w:ascii="微软雅黑" w:eastAsia="微软雅黑" w:hAnsi="微软雅黑" w:hint="eastAsia"/>
          <w:color w:val="222222"/>
        </w:rPr>
        <w:t>秒仅产生</w:t>
      </w:r>
      <w:r>
        <w:rPr>
          <w:rFonts w:ascii="微软雅黑" w:eastAsia="微软雅黑" w:hAnsi="微软雅黑" w:hint="eastAsia"/>
          <w:color w:val="222222"/>
        </w:rPr>
        <w:t xml:space="preserve"> WARN </w:t>
      </w:r>
      <w:r>
        <w:rPr>
          <w:rFonts w:ascii="微软雅黑" w:eastAsia="微软雅黑" w:hAnsi="微软雅黑" w:hint="eastAsia"/>
          <w:color w:val="222222"/>
        </w:rPr>
        <w:t>级设备离线告警（主页不显示）；持续离线超过阈值（默认</w:t>
      </w:r>
      <w:r>
        <w:rPr>
          <w:rFonts w:ascii="微软雅黑" w:eastAsia="微软雅黑" w:hAnsi="微软雅黑" w:hint="eastAsia"/>
          <w:color w:val="222222"/>
        </w:rPr>
        <w:t xml:space="preserve"> 3 </w:t>
      </w:r>
      <w:r>
        <w:rPr>
          <w:rFonts w:ascii="微软雅黑" w:eastAsia="微软雅黑" w:hAnsi="微软雅黑" w:hint="eastAsia"/>
          <w:color w:val="222222"/>
        </w:rPr>
        <w:t>分钟，可配置）仍未恢复，才升级为</w:t>
      </w:r>
      <w:r>
        <w:rPr>
          <w:rFonts w:ascii="微软雅黑" w:eastAsia="微软雅黑" w:hAnsi="微软雅黑" w:hint="eastAsia"/>
          <w:color w:val="222222"/>
        </w:rPr>
        <w:t xml:space="preserve"> CRITICAL </w:t>
      </w:r>
      <w:r>
        <w:rPr>
          <w:rFonts w:ascii="微软雅黑" w:eastAsia="微软雅黑" w:hAnsi="微软雅黑" w:hint="eastAsia"/>
          <w:color w:val="222222"/>
        </w:rPr>
        <w:t>进入主页；设备恢复上线后，未终态的离线告警自动置</w:t>
      </w:r>
      <w:r>
        <w:rPr>
          <w:rFonts w:ascii="微软雅黑" w:eastAsia="微软雅黑" w:hAnsi="微软雅黑" w:hint="eastAsia"/>
          <w:color w:val="222222"/>
        </w:rPr>
        <w:t xml:space="preserve"> RESOLVED </w:t>
      </w:r>
      <w:r>
        <w:rPr>
          <w:rFonts w:ascii="微软雅黑" w:eastAsia="微软雅黑" w:hAnsi="微软雅黑" w:hint="eastAsia"/>
          <w:color w:val="222222"/>
        </w:rPr>
        <w:t>并在描述中记录关闭原因。升级与恢复均为幂等条件更新，双实例并发安全。</w:t>
      </w:r>
    </w:p>
    <w:p w14:paraId="4D1FCDCF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(8) </w:t>
      </w:r>
      <w:r>
        <w:rPr>
          <w:rStyle w:val="a4"/>
          <w:rFonts w:ascii="微软雅黑" w:eastAsia="微软雅黑" w:hAnsi="微软雅黑" w:hint="eastAsia"/>
          <w:color w:val="222222"/>
        </w:rPr>
        <w:t>园区扩容与派单限内</w:t>
      </w:r>
    </w:p>
    <w:p w14:paraId="58276047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园区由约</w:t>
      </w:r>
      <w:r>
        <w:rPr>
          <w:rFonts w:ascii="微软雅黑" w:eastAsia="微软雅黑" w:hAnsi="微软雅黑" w:hint="eastAsia"/>
          <w:color w:val="222222"/>
        </w:rPr>
        <w:t xml:space="preserve"> 120m </w:t>
      </w:r>
      <w:r>
        <w:rPr>
          <w:rFonts w:ascii="微软雅黑" w:eastAsia="微软雅黑" w:hAnsi="微软雅黑" w:hint="eastAsia"/>
          <w:color w:val="222222"/>
        </w:rPr>
        <w:t>的演示矩形扩容为</w:t>
      </w:r>
      <w:r>
        <w:rPr>
          <w:rStyle w:val="a4"/>
          <w:rFonts w:ascii="微软雅黑" w:eastAsia="微软雅黑" w:hAnsi="微软雅黑" w:hint="eastAsia"/>
          <w:color w:val="222222"/>
        </w:rPr>
        <w:t>约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425m </w:t>
      </w:r>
      <w:r>
        <w:rPr>
          <w:rStyle w:val="a4"/>
          <w:rFonts w:ascii="微软雅黑" w:eastAsia="微软雅黑" w:hAnsi="微软雅黑" w:hint="eastAsia"/>
          <w:color w:val="222222"/>
        </w:rPr>
        <w:t>×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380m </w:t>
      </w:r>
      <w:r>
        <w:rPr>
          <w:rStyle w:val="a4"/>
          <w:rFonts w:ascii="微软雅黑" w:eastAsia="微软雅黑" w:hAnsi="微软雅黑" w:hint="eastAsia"/>
          <w:color w:val="222222"/>
        </w:rPr>
        <w:t>的大型工业园区</w:t>
      </w:r>
      <w:r>
        <w:rPr>
          <w:rFonts w:ascii="微软雅黑" w:eastAsia="微软雅黑" w:hAnsi="微软雅黑" w:hint="eastAsia"/>
          <w:color w:val="222222"/>
        </w:rPr>
        <w:t>：巡逻环线为</w:t>
      </w:r>
      <w:r>
        <w:rPr>
          <w:rFonts w:ascii="微软雅黑" w:eastAsia="微软雅黑" w:hAnsi="微软雅黑" w:hint="eastAsia"/>
          <w:color w:val="222222"/>
        </w:rPr>
        <w:t xml:space="preserve"> 8 </w:t>
      </w:r>
      <w:r>
        <w:rPr>
          <w:rFonts w:ascii="微软雅黑" w:eastAsia="微软雅黑" w:hAnsi="微软雅黑" w:hint="eastAsia"/>
          <w:color w:val="222222"/>
        </w:rPr>
        <w:t>航点含内凹路口的园区道路，基地位于园区西南内侧，加工车间（烟火告警点位）位于园区中部；机器狗地面路网同步扩为</w:t>
      </w:r>
      <w:r>
        <w:rPr>
          <w:rFonts w:ascii="微软雅黑" w:eastAsia="微软雅黑" w:hAnsi="微软雅黑" w:hint="eastAsia"/>
          <w:color w:val="222222"/>
        </w:rPr>
        <w:t xml:space="preserve"> 4</w:t>
      </w:r>
      <w:r>
        <w:rPr>
          <w:rFonts w:ascii="微软雅黑" w:eastAsia="微软雅黑" w:hAnsi="微软雅黑" w:hint="eastAsia"/>
          <w:color w:val="222222"/>
        </w:rPr>
        <w:t>×</w:t>
      </w:r>
      <w:r>
        <w:rPr>
          <w:rFonts w:ascii="微软雅黑" w:eastAsia="微软雅黑" w:hAnsi="微软雅黑" w:hint="eastAsia"/>
          <w:color w:val="222222"/>
        </w:rPr>
        <w:t>3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12 </w:t>
      </w:r>
      <w:r>
        <w:rPr>
          <w:rFonts w:ascii="微软雅黑" w:eastAsia="微软雅黑" w:hAnsi="微软雅黑" w:hint="eastAsia"/>
          <w:color w:val="222222"/>
        </w:rPr>
        <w:t>节点，格距约</w:t>
      </w:r>
      <w:r>
        <w:rPr>
          <w:rFonts w:ascii="微软雅黑" w:eastAsia="微软雅黑" w:hAnsi="微软雅黑" w:hint="eastAsia"/>
          <w:color w:val="222222"/>
        </w:rPr>
        <w:t xml:space="preserve"> 120m</w:t>
      </w:r>
      <w:r>
        <w:rPr>
          <w:rFonts w:ascii="微软雅黑" w:eastAsia="微软雅黑" w:hAnsi="微软雅黑" w:hint="eastAsia"/>
          <w:color w:val="222222"/>
        </w:rPr>
        <w:t>）。任务下发地图上叠加园区边界图层，</w:t>
      </w:r>
      <w:r>
        <w:rPr>
          <w:rStyle w:val="a4"/>
          <w:rFonts w:ascii="微软雅黑" w:eastAsia="微软雅黑" w:hAnsi="微软雅黑" w:hint="eastAsia"/>
          <w:color w:val="222222"/>
        </w:rPr>
        <w:t>选点型任务（定点复核</w:t>
      </w:r>
      <w:r>
        <w:rPr>
          <w:rStyle w:val="a4"/>
          <w:rFonts w:ascii="微软雅黑" w:eastAsia="微软雅黑" w:hAnsi="微软雅黑" w:hint="eastAsia"/>
          <w:color w:val="222222"/>
        </w:rPr>
        <w:t>/</w:t>
      </w:r>
      <w:r>
        <w:rPr>
          <w:rStyle w:val="a4"/>
          <w:rFonts w:ascii="微软雅黑" w:eastAsia="微软雅黑" w:hAnsi="微软雅黑" w:hint="eastAsia"/>
          <w:color w:val="222222"/>
        </w:rPr>
        <w:t>区域覆盖）的目标坐标在后端做园区边界校验</w:t>
      </w:r>
      <w:r>
        <w:rPr>
          <w:rFonts w:ascii="微软雅黑" w:eastAsia="微软雅黑" w:hAnsi="微软雅黑" w:hint="eastAsia"/>
          <w:color w:val="222222"/>
        </w:rPr>
        <w:t>——越界返回</w:t>
      </w:r>
      <w:r>
        <w:rPr>
          <w:rFonts w:ascii="微软雅黑" w:eastAsia="微软雅黑" w:hAnsi="微软雅黑" w:hint="eastAsia"/>
          <w:color w:val="222222"/>
        </w:rPr>
        <w:t xml:space="preserve"> 400"</w:t>
      </w:r>
      <w:r>
        <w:rPr>
          <w:rFonts w:ascii="微软雅黑" w:eastAsia="微软雅黑" w:hAnsi="微软雅黑" w:hint="eastAsia"/>
          <w:color w:val="222222"/>
        </w:rPr>
        <w:t>目标位置必须在园区范围内，不可外派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，前端选点图同样拦截越界点击并提示。烟火告警由无人机巡逻扫描以约</w:t>
      </w:r>
      <w:r>
        <w:rPr>
          <w:rFonts w:ascii="微软雅黑" w:eastAsia="微软雅黑" w:hAnsi="微软雅黑" w:hint="eastAsia"/>
          <w:color w:val="222222"/>
        </w:rPr>
        <w:t xml:space="preserve"> 3% </w:t>
      </w:r>
      <w:r>
        <w:rPr>
          <w:rFonts w:ascii="微软雅黑" w:eastAsia="微软雅黑" w:hAnsi="微软雅黑" w:hint="eastAsia"/>
          <w:color w:val="222222"/>
        </w:rPr>
        <w:t>概率于加工车间位置发现，走完整的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告警三写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就近机器狗复核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证据链回填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闭环。</w:t>
      </w:r>
    </w:p>
    <w:p w14:paraId="79A57B13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 xml:space="preserve">5.2.8 </w:t>
      </w:r>
      <w:r>
        <w:rPr>
          <w:rFonts w:ascii="微软雅黑" w:eastAsia="微软雅黑" w:hAnsi="微软雅黑" w:hint="eastAsia"/>
          <w:color w:val="222222"/>
        </w:rPr>
        <w:t>认证与鉴权模块实现（</w:t>
      </w:r>
      <w:r>
        <w:rPr>
          <w:rFonts w:ascii="微软雅黑" w:eastAsia="微软雅黑" w:hAnsi="微软雅黑" w:hint="eastAsia"/>
          <w:color w:val="222222"/>
        </w:rPr>
        <w:t xml:space="preserve">S88 </w:t>
      </w:r>
      <w:r>
        <w:rPr>
          <w:rFonts w:ascii="微软雅黑" w:eastAsia="微软雅黑" w:hAnsi="微软雅黑" w:hint="eastAsia"/>
          <w:color w:val="222222"/>
        </w:rPr>
        <w:t>·</w:t>
      </w:r>
      <w:r>
        <w:rPr>
          <w:rFonts w:ascii="微软雅黑" w:eastAsia="微软雅黑" w:hAnsi="微软雅黑" w:hint="eastAsia"/>
          <w:color w:val="222222"/>
        </w:rPr>
        <w:t xml:space="preserve"> FR-5.7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5C6F8EB2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(1) </w:t>
      </w:r>
      <w:r>
        <w:rPr>
          <w:rStyle w:val="a4"/>
          <w:rFonts w:ascii="微软雅黑" w:eastAsia="微软雅黑" w:hAnsi="微软雅黑" w:hint="eastAsia"/>
          <w:color w:val="222222"/>
        </w:rPr>
        <w:t>设计定位</w:t>
      </w:r>
    </w:p>
    <w:p w14:paraId="3EC23A2D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FR-5.7</w:t>
      </w:r>
      <w:r>
        <w:rPr>
          <w:rFonts w:ascii="微软雅黑" w:eastAsia="微软雅黑" w:hAnsi="微软雅黑" w:hint="eastAsia"/>
          <w:color w:val="222222"/>
        </w:rPr>
        <w:t>（加分项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简易权限认证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）的落地。设计上预留了两种校验位置（</w:t>
      </w:r>
      <w:r>
        <w:rPr>
          <w:rFonts w:ascii="微软雅黑" w:eastAsia="微软雅黑" w:hAnsi="微软雅黑" w:hint="eastAsia"/>
          <w:color w:val="222222"/>
        </w:rPr>
        <w:t xml:space="preserve">Nginx </w:t>
      </w:r>
      <w:r>
        <w:rPr>
          <w:rStyle w:val="HTML"/>
          <w:rFonts w:hint="eastAsia"/>
          <w:color w:val="222222"/>
        </w:rPr>
        <w:t>auth_request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或后端拦截器），实现选择</w:t>
      </w:r>
      <w:r>
        <w:rPr>
          <w:rStyle w:val="a4"/>
          <w:rFonts w:ascii="微软雅黑" w:eastAsia="微软雅黑" w:hAnsi="微软雅黑" w:hint="eastAsia"/>
          <w:color w:val="222222"/>
        </w:rPr>
        <w:t>后端统一拦截</w:t>
      </w:r>
      <w:r>
        <w:rPr>
          <w:rFonts w:ascii="微软雅黑" w:eastAsia="微软雅黑" w:hAnsi="微软雅黑" w:hint="eastAsia"/>
          <w:color w:val="222222"/>
        </w:rPr>
        <w:t>：理由是令牌语义（有效期、吊销、角色）属于业务域，放在后端才便于与任务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告警等业务权限衔接，而</w:t>
      </w:r>
      <w:r>
        <w:rPr>
          <w:rFonts w:ascii="微软雅黑" w:eastAsia="微软雅黑" w:hAnsi="微软雅黑" w:hint="eastAsia"/>
          <w:color w:val="222222"/>
        </w:rPr>
        <w:t xml:space="preserve"> Nginx </w:t>
      </w:r>
      <w:r>
        <w:rPr>
          <w:rFonts w:ascii="微软雅黑" w:eastAsia="微软雅黑" w:hAnsi="微软雅黑" w:hint="eastAsia"/>
          <w:color w:val="222222"/>
        </w:rPr>
        <w:t>只做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Authorization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头透传，保持网关职责单一。</w:t>
      </w:r>
    </w:p>
    <w:p w14:paraId="3C3E9F53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(2) </w:t>
      </w:r>
      <w:r>
        <w:rPr>
          <w:rStyle w:val="a4"/>
          <w:rFonts w:ascii="微软雅黑" w:eastAsia="微软雅黑" w:hAnsi="微软雅黑" w:hint="eastAsia"/>
          <w:color w:val="222222"/>
        </w:rPr>
        <w:t>令牌方案：自包含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+ HMAC </w:t>
      </w:r>
      <w:r>
        <w:rPr>
          <w:rStyle w:val="a4"/>
          <w:rFonts w:ascii="微软雅黑" w:eastAsia="微软雅黑" w:hAnsi="微软雅黑" w:hint="eastAsia"/>
          <w:color w:val="222222"/>
        </w:rPr>
        <w:t>签名，零第三方依赖</w:t>
      </w:r>
    </w:p>
    <w:p w14:paraId="4972F7D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token = base64url(payloadJson) + "." </w:t>
      </w:r>
      <w:r>
        <w:rPr>
          <w:rStyle w:val="HTML"/>
          <w:rFonts w:hint="eastAsia"/>
          <w:color w:val="222222"/>
        </w:rPr>
        <w:t>+ base64url(HMAC-SHA256(payloadJson, secret))</w:t>
      </w:r>
    </w:p>
    <w:p w14:paraId="5A9BA26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payload = { sub: </w:t>
      </w:r>
      <w:r>
        <w:rPr>
          <w:rStyle w:val="HTML"/>
          <w:rFonts w:hint="eastAsia"/>
          <w:color w:val="222222"/>
        </w:rPr>
        <w:t>用户名</w:t>
      </w:r>
      <w:r>
        <w:rPr>
          <w:rStyle w:val="HTML"/>
          <w:rFonts w:hint="eastAsia"/>
          <w:color w:val="222222"/>
        </w:rPr>
        <w:t xml:space="preserve">, name: </w:t>
      </w:r>
      <w:r>
        <w:rPr>
          <w:rStyle w:val="HTML"/>
          <w:rFonts w:hint="eastAsia"/>
          <w:color w:val="222222"/>
        </w:rPr>
        <w:t>显示名</w:t>
      </w:r>
      <w:r>
        <w:rPr>
          <w:rStyle w:val="HTML"/>
          <w:rFonts w:hint="eastAsia"/>
          <w:color w:val="222222"/>
        </w:rPr>
        <w:t xml:space="preserve">, role: </w:t>
      </w:r>
      <w:r>
        <w:rPr>
          <w:rStyle w:val="HTML"/>
          <w:rFonts w:hint="eastAsia"/>
          <w:color w:val="222222"/>
        </w:rPr>
        <w:t>角色</w:t>
      </w:r>
      <w:r>
        <w:rPr>
          <w:rStyle w:val="HTML"/>
          <w:rFonts w:hint="eastAsia"/>
          <w:color w:val="222222"/>
        </w:rPr>
        <w:t xml:space="preserve">, jti: </w:t>
      </w:r>
      <w:r>
        <w:rPr>
          <w:rStyle w:val="HTML"/>
          <w:rFonts w:hint="eastAsia"/>
          <w:color w:val="222222"/>
        </w:rPr>
        <w:t>令牌编号</w:t>
      </w:r>
      <w:r>
        <w:rPr>
          <w:rStyle w:val="HTML"/>
          <w:rFonts w:hint="eastAsia"/>
          <w:color w:val="222222"/>
        </w:rPr>
        <w:t xml:space="preserve">, exp: </w:t>
      </w:r>
      <w:r>
        <w:rPr>
          <w:rStyle w:val="HTML"/>
          <w:rFonts w:hint="eastAsia"/>
          <w:color w:val="222222"/>
        </w:rPr>
        <w:t>过期毫秒时间戳</w:t>
      </w:r>
      <w:r>
        <w:rPr>
          <w:rStyle w:val="HTML"/>
          <w:rFonts w:hint="eastAsia"/>
          <w:color w:val="222222"/>
        </w:rPr>
        <w:t xml:space="preserve"> 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7242"/>
      </w:tblGrid>
      <w:tr w:rsidR="00000000" w14:paraId="030EDE03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B2A12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设计点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DC936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取舍与理由</w:t>
            </w:r>
          </w:p>
        </w:tc>
      </w:tr>
      <w:tr w:rsidR="00000000" w14:paraId="5F1E3AE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67D08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不引入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JWT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B8017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只用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JDK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javax.crypto.Mac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，规避镜像构建期的依赖下载（本项目构建环境需代理，见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P-1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同族问题）；令牌格式语义与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JWT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一致，后续可平滑替换</w:t>
            </w:r>
          </w:p>
        </w:tc>
      </w:tr>
      <w:tr w:rsidR="00000000" w14:paraId="40ECDB8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C7957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自包含令牌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BE3B1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后端任一实例凭同一密钥即可校验，天然适配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双实例负载均衡（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D-4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），无需共享会话存储</w:t>
            </w:r>
          </w:p>
        </w:tc>
      </w:tr>
      <w:tr w:rsidR="00000000" w14:paraId="5F009A1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AEE10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签名比对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FB7D3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MessageDigest.isEqual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常量时间比较，避免签名逐字节比较的时序侧信道</w:t>
            </w:r>
          </w:p>
        </w:tc>
      </w:tr>
      <w:tr w:rsidR="00000000" w14:paraId="2FF4E8E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24A47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密钥管理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C685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app.auth.secret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（环境变量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AUTH_SECRET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覆盖）；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双实例必须一致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，否则跨实例校验必失败——这是本方案唯一的部署约束</w:t>
            </w:r>
          </w:p>
        </w:tc>
      </w:tr>
    </w:tbl>
    <w:p w14:paraId="6197275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(3) </w:t>
      </w:r>
      <w:r>
        <w:rPr>
          <w:rStyle w:val="a4"/>
          <w:rFonts w:ascii="微软雅黑" w:eastAsia="微软雅黑" w:hAnsi="微软雅黑" w:hint="eastAsia"/>
          <w:color w:val="222222"/>
        </w:rPr>
        <w:t>鉴权链路（</w:t>
      </w:r>
      <w:r>
        <w:rPr>
          <w:rStyle w:val="HTML"/>
          <w:rFonts w:hint="eastAsia"/>
          <w:b/>
          <w:bCs/>
          <w:color w:val="222222"/>
        </w:rPr>
        <w:t>AuthInterceptor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+ </w:t>
      </w:r>
      <w:r>
        <w:rPr>
          <w:rStyle w:val="HTML"/>
          <w:rFonts w:hint="eastAsia"/>
          <w:b/>
          <w:bCs/>
          <w:color w:val="222222"/>
        </w:rPr>
        <w:t>WebConfig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</w:p>
    <w:p w14:paraId="7ECD8E32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拦截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/api/**</w:t>
      </w:r>
      <w:r>
        <w:rPr>
          <w:rFonts w:ascii="微软雅黑" w:eastAsia="微软雅黑" w:hAnsi="微软雅黑" w:hint="eastAsia"/>
          <w:color w:val="222222"/>
        </w:rPr>
        <w:t>，白名单仅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/api/auth/login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Style w:val="HTML"/>
          <w:rFonts w:hint="eastAsia"/>
          <w:color w:val="222222"/>
        </w:rPr>
        <w:t>/actuator/health</w:t>
      </w:r>
      <w:r>
        <w:rPr>
          <w:rFonts w:ascii="微软雅黑" w:eastAsia="微软雅黑" w:hAnsi="微软雅黑" w:hint="eastAsia"/>
          <w:color w:val="222222"/>
        </w:rPr>
        <w:t>（容器健康探针）、</w:t>
      </w:r>
      <w:r>
        <w:rPr>
          <w:rStyle w:val="HTML"/>
          <w:rFonts w:hint="eastAsia"/>
          <w:color w:val="222222"/>
        </w:rPr>
        <w:t>/swagger-ui/**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/v3/api-docs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S76 </w:t>
      </w:r>
      <w:r>
        <w:rPr>
          <w:rFonts w:ascii="微软雅黑" w:eastAsia="微软雅黑" w:hAnsi="微软雅黑" w:hint="eastAsia"/>
          <w:color w:val="222222"/>
        </w:rPr>
        <w:t>接口文档）因不在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/api/**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前缀内天然放行，跨域预检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OPTIONS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亦放行。校验次序：</w:t>
      </w:r>
    </w:p>
    <w:p w14:paraId="2ED5009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Bearer </w:t>
      </w:r>
      <w:r>
        <w:rPr>
          <w:rStyle w:val="HTML"/>
          <w:rFonts w:hint="eastAsia"/>
          <w:color w:val="222222"/>
        </w:rPr>
        <w:t>头存在？</w:t>
      </w: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→</w:t>
      </w: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签名与有效期通过？</w:t>
      </w: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→</w:t>
      </w:r>
      <w:r>
        <w:rPr>
          <w:rStyle w:val="HTML"/>
          <w:rFonts w:hint="eastAsia"/>
          <w:color w:val="222222"/>
        </w:rPr>
        <w:t xml:space="preserve"> jti </w:t>
      </w:r>
      <w:r>
        <w:rPr>
          <w:rStyle w:val="HTML"/>
          <w:rFonts w:hint="eastAsia"/>
          <w:color w:val="222222"/>
        </w:rPr>
        <w:t>未在吊销表中？</w:t>
      </w:r>
    </w:p>
    <w:p w14:paraId="3C844E0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 </w:t>
      </w:r>
      <w:r>
        <w:rPr>
          <w:rStyle w:val="HTML"/>
          <w:rFonts w:hint="eastAsia"/>
          <w:color w:val="222222"/>
        </w:rPr>
        <w:t>否</w:t>
      </w: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↓</w:t>
      </w:r>
      <w:r>
        <w:rPr>
          <w:rStyle w:val="HTML"/>
          <w:rFonts w:hint="eastAsia"/>
          <w:color w:val="222222"/>
        </w:rPr>
        <w:t xml:space="preserve">               </w:t>
      </w:r>
      <w:r>
        <w:rPr>
          <w:rStyle w:val="HTML"/>
          <w:rFonts w:hint="eastAsia"/>
          <w:color w:val="222222"/>
        </w:rPr>
        <w:t>否</w:t>
      </w: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↓</w:t>
      </w:r>
      <w:r>
        <w:rPr>
          <w:rStyle w:val="HTML"/>
          <w:rFonts w:hint="eastAsia"/>
          <w:color w:val="222222"/>
        </w:rPr>
        <w:t xml:space="preserve">                    </w:t>
      </w:r>
      <w:r>
        <w:rPr>
          <w:rStyle w:val="HTML"/>
          <w:rFonts w:hint="eastAsia"/>
          <w:color w:val="222222"/>
        </w:rPr>
        <w:t>是</w:t>
      </w:r>
      <w:r>
        <w:rPr>
          <w:rStyle w:val="HTML"/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↓</w:t>
      </w:r>
    </w:p>
    <w:p w14:paraId="3AB29D6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 xml:space="preserve">        401</w:t>
      </w:r>
      <w:r>
        <w:rPr>
          <w:rStyle w:val="HTML"/>
          <w:rFonts w:hint="eastAsia"/>
          <w:color w:val="222222"/>
        </w:rPr>
        <w:t>（缺少访问令牌）</w:t>
      </w:r>
      <w:r>
        <w:rPr>
          <w:rStyle w:val="HTML"/>
          <w:rFonts w:hint="eastAsia"/>
          <w:color w:val="222222"/>
        </w:rPr>
        <w:t xml:space="preserve">  401</w:t>
      </w:r>
      <w:r>
        <w:rPr>
          <w:rStyle w:val="HTML"/>
          <w:rFonts w:hint="eastAsia"/>
          <w:color w:val="222222"/>
        </w:rPr>
        <w:t>（令牌无效或已过期）</w:t>
      </w:r>
      <w:r>
        <w:rPr>
          <w:rStyle w:val="HTML"/>
          <w:rFonts w:hint="eastAsia"/>
          <w:color w:val="222222"/>
        </w:rPr>
        <w:t xml:space="preserve">   401</w:t>
      </w:r>
      <w:r>
        <w:rPr>
          <w:rStyle w:val="HTML"/>
          <w:rFonts w:hint="eastAsia"/>
          <w:color w:val="222222"/>
        </w:rPr>
        <w:t>（令牌已登出）</w:t>
      </w:r>
    </w:p>
    <w:p w14:paraId="714DC5CB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失败统一返回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401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与结构化</w:t>
      </w:r>
      <w:r>
        <w:rPr>
          <w:rFonts w:ascii="微软雅黑" w:eastAsia="微软雅黑" w:hAnsi="微软雅黑" w:hint="eastAsia"/>
          <w:color w:val="222222"/>
        </w:rPr>
        <w:t xml:space="preserve"> JSON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Style w:val="HTML"/>
          <w:rFonts w:hint="eastAsia"/>
          <w:color w:val="222222"/>
        </w:rPr>
        <w:t>code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Style w:val="HTML"/>
          <w:rFonts w:hint="eastAsia"/>
          <w:color w:val="222222"/>
        </w:rPr>
        <w:t>error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Style w:val="HTML"/>
          <w:rFonts w:hint="eastAsia"/>
          <w:color w:val="222222"/>
        </w:rPr>
        <w:t>message</w:t>
      </w:r>
      <w:r>
        <w:rPr>
          <w:rFonts w:ascii="微软雅黑" w:eastAsia="微软雅黑" w:hAnsi="微软雅黑" w:hint="eastAsia"/>
          <w:color w:val="222222"/>
        </w:rPr>
        <w:t>），三类失败语义可区分但不泄露内部细节。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401 </w:t>
      </w:r>
      <w:r>
        <w:rPr>
          <w:rStyle w:val="a4"/>
          <w:rFonts w:ascii="微软雅黑" w:eastAsia="微软雅黑" w:hAnsi="微软雅黑" w:hint="eastAsia"/>
          <w:color w:val="222222"/>
        </w:rPr>
        <w:t>与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403 </w:t>
      </w:r>
      <w:r>
        <w:rPr>
          <w:rStyle w:val="a4"/>
          <w:rFonts w:ascii="微软雅黑" w:eastAsia="微软雅黑" w:hAnsi="微软雅黑" w:hint="eastAsia"/>
          <w:color w:val="222222"/>
        </w:rPr>
        <w:t>的语义边界</w:t>
      </w:r>
      <w:r>
        <w:rPr>
          <w:rFonts w:ascii="微软雅黑" w:eastAsia="微软雅黑" w:hAnsi="微软雅黑" w:hint="eastAsia"/>
          <w:color w:val="222222"/>
        </w:rPr>
        <w:t>：本步只实现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是否认证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>401</w:t>
      </w:r>
      <w:r>
        <w:rPr>
          <w:rFonts w:ascii="微软雅黑" w:eastAsia="微软雅黑" w:hAnsi="微软雅黑" w:hint="eastAsia"/>
          <w:color w:val="222222"/>
        </w:rPr>
        <w:t>）；基于角色的细粒度授权（如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仅</w:t>
      </w:r>
      <w:r>
        <w:rPr>
          <w:rFonts w:ascii="微软雅黑" w:eastAsia="微软雅黑" w:hAnsi="微软雅黑" w:hint="eastAsia"/>
          <w:color w:val="222222"/>
        </w:rPr>
        <w:t xml:space="preserve"> ADMIN </w:t>
      </w:r>
      <w:r>
        <w:rPr>
          <w:rFonts w:ascii="微软雅黑" w:eastAsia="微软雅黑" w:hAnsi="微软雅黑" w:hint="eastAsia"/>
          <w:color w:val="222222"/>
        </w:rPr>
        <w:t>可执行维护接口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Fonts w:ascii="微软雅黑" w:eastAsia="微软雅黑" w:hAnsi="微软雅黑" w:hint="eastAsia"/>
          <w:color w:val="222222"/>
        </w:rPr>
        <w:t>403</w:t>
      </w:r>
      <w:r>
        <w:rPr>
          <w:rFonts w:ascii="微软雅黑" w:eastAsia="微软雅黑" w:hAnsi="微软雅黑" w:hint="eastAsia"/>
          <w:color w:val="222222"/>
        </w:rPr>
        <w:t>）未实现，属如实记录的简化。</w:t>
      </w:r>
    </w:p>
    <w:p w14:paraId="4FA9F83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(4) </w:t>
      </w:r>
      <w:r>
        <w:rPr>
          <w:rStyle w:val="a4"/>
          <w:rFonts w:ascii="微软雅黑" w:eastAsia="微软雅黑" w:hAnsi="微软雅黑" w:hint="eastAsia"/>
          <w:color w:val="222222"/>
        </w:rPr>
        <w:t>登出与吊销表（为什么必须落库）</w:t>
      </w:r>
    </w:p>
    <w:p w14:paraId="46A4B01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无状态令牌的固有问题是</w:t>
      </w:r>
      <w:r>
        <w:rPr>
          <w:rStyle w:val="a4"/>
          <w:rFonts w:ascii="微软雅黑" w:eastAsia="微软雅黑" w:hAnsi="微软雅黑" w:hint="eastAsia"/>
          <w:color w:val="222222"/>
        </w:rPr>
        <w:t>无法主动作废</w:t>
      </w:r>
      <w:r>
        <w:rPr>
          <w:rFonts w:ascii="微软雅黑" w:eastAsia="微软雅黑" w:hAnsi="微软雅黑" w:hint="eastAsia"/>
          <w:color w:val="222222"/>
        </w:rPr>
        <w:t>。登出时把该令牌的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jti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写入</w:t>
      </w:r>
      <w:r>
        <w:rPr>
          <w:rFonts w:ascii="微软雅黑" w:eastAsia="微软雅黑" w:hAnsi="微软雅黑" w:hint="eastAsia"/>
          <w:color w:val="222222"/>
        </w:rPr>
        <w:t xml:space="preserve"> MongoDB </w:t>
      </w:r>
      <w:r>
        <w:rPr>
          <w:rFonts w:ascii="微软雅黑" w:eastAsia="微软雅黑" w:hAnsi="微软雅黑" w:hint="eastAsia"/>
          <w:color w:val="222222"/>
        </w:rPr>
        <w:t>集合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auth_revoked</w:t>
      </w:r>
      <w:r>
        <w:rPr>
          <w:rFonts w:ascii="微软雅黑" w:eastAsia="微软雅黑" w:hAnsi="微软雅黑" w:hint="eastAsia"/>
          <w:color w:val="222222"/>
        </w:rPr>
        <w:t>（字段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_id=jti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username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revokedAt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exp</w:t>
      </w:r>
      <w:r>
        <w:rPr>
          <w:rFonts w:ascii="微软雅黑" w:eastAsia="微软雅黑" w:hAnsi="微软雅黑" w:hint="eastAsia"/>
          <w:color w:val="222222"/>
        </w:rPr>
        <w:t>，其中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exp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建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TTL </w:t>
      </w:r>
      <w:r>
        <w:rPr>
          <w:rStyle w:val="a4"/>
          <w:rFonts w:ascii="微软雅黑" w:eastAsia="微软雅黑" w:hAnsi="微软雅黑" w:hint="eastAsia"/>
          <w:color w:val="222222"/>
        </w:rPr>
        <w:t>索引</w:t>
      </w:r>
      <w:r>
        <w:rPr>
          <w:rFonts w:ascii="微软雅黑" w:eastAsia="微软雅黑" w:hAnsi="微软雅黑" w:hint="eastAsia"/>
          <w:color w:val="222222"/>
        </w:rPr>
        <w:t>过期自动清理），拦截器每请求按主键查一次（索引命中，代价极小）。</w:t>
      </w:r>
    </w:p>
    <w:p w14:paraId="37047F8E" w14:textId="77777777" w:rsidR="008D7DB7" w:rsidRDefault="008D7DB7">
      <w:pPr>
        <w:pStyle w:val="a3"/>
        <w:shd w:val="clear" w:color="auto" w:fill="FAFAFA"/>
        <w:divId w:val="495532773"/>
        <w:rPr>
          <w:rFonts w:ascii="微软雅黑" w:eastAsia="微软雅黑" w:hAnsi="微软雅黑" w:hint="eastAsia"/>
          <w:color w:val="555555"/>
        </w:rPr>
      </w:pPr>
      <w:r>
        <w:rPr>
          <w:rStyle w:val="a4"/>
          <w:rFonts w:ascii="微软雅黑" w:eastAsia="微软雅黑" w:hAnsi="微软雅黑" w:hint="eastAsia"/>
          <w:color w:val="555555"/>
        </w:rPr>
        <w:t>关键取舍</w:t>
      </w:r>
      <w:r>
        <w:rPr>
          <w:rFonts w:ascii="微软雅黑" w:eastAsia="微软雅黑" w:hAnsi="微软雅黑" w:hint="eastAsia"/>
          <w:color w:val="555555"/>
        </w:rPr>
        <w:t>：吊销表不能放单实例内存。后端为双实例负载均衡（</w:t>
      </w:r>
      <w:r>
        <w:rPr>
          <w:rFonts w:ascii="微软雅黑" w:eastAsia="微软雅黑" w:hAnsi="微软雅黑" w:hint="eastAsia"/>
          <w:color w:val="555555"/>
        </w:rPr>
        <w:t>D-4</w:t>
      </w:r>
      <w:r>
        <w:rPr>
          <w:rFonts w:ascii="微软雅黑" w:eastAsia="微软雅黑" w:hAnsi="微软雅黑" w:hint="eastAsia"/>
          <w:color w:val="555555"/>
        </w:rPr>
        <w:t>），内存黑名单会出现</w:t>
      </w:r>
      <w:r>
        <w:rPr>
          <w:rFonts w:ascii="微软雅黑" w:eastAsia="微软雅黑" w:hAnsi="微软雅黑" w:hint="eastAsia"/>
          <w:color w:val="555555"/>
        </w:rPr>
        <w:t>"</w:t>
      </w:r>
      <w:r>
        <w:rPr>
          <w:rFonts w:ascii="微软雅黑" w:eastAsia="微软雅黑" w:hAnsi="微软雅黑" w:hint="eastAsia"/>
          <w:color w:val="555555"/>
        </w:rPr>
        <w:t>在</w:t>
      </w:r>
      <w:r>
        <w:rPr>
          <w:rFonts w:ascii="微软雅黑" w:eastAsia="微软雅黑" w:hAnsi="微软雅黑" w:hint="eastAsia"/>
          <w:color w:val="555555"/>
        </w:rPr>
        <w:t xml:space="preserve"> backend-1 </w:t>
      </w:r>
      <w:r>
        <w:rPr>
          <w:rFonts w:ascii="微软雅黑" w:eastAsia="微软雅黑" w:hAnsi="微软雅黑" w:hint="eastAsia"/>
          <w:color w:val="555555"/>
        </w:rPr>
        <w:t>登出、下一次请求落到</w:t>
      </w:r>
      <w:r>
        <w:rPr>
          <w:rFonts w:ascii="微软雅黑" w:eastAsia="微软雅黑" w:hAnsi="微软雅黑" w:hint="eastAsia"/>
          <w:color w:val="555555"/>
        </w:rPr>
        <w:t xml:space="preserve"> backend-2 </w:t>
      </w:r>
      <w:r>
        <w:rPr>
          <w:rFonts w:ascii="微软雅黑" w:eastAsia="微软雅黑" w:hAnsi="微软雅黑" w:hint="eastAsia"/>
          <w:color w:val="555555"/>
        </w:rPr>
        <w:t>仍然有效</w:t>
      </w:r>
      <w:r>
        <w:rPr>
          <w:rFonts w:ascii="微软雅黑" w:eastAsia="微软雅黑" w:hAnsi="微软雅黑" w:hint="eastAsia"/>
          <w:color w:val="555555"/>
        </w:rPr>
        <w:t>"</w:t>
      </w:r>
      <w:r>
        <w:rPr>
          <w:rFonts w:ascii="微软雅黑" w:eastAsia="微软雅黑" w:hAnsi="微软雅黑" w:hint="eastAsia"/>
          <w:color w:val="555555"/>
        </w:rPr>
        <w:t>的错误——这是本模块唯一必须依赖分布式存储的地方。</w:t>
      </w:r>
    </w:p>
    <w:p w14:paraId="429E4792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(5) </w:t>
      </w:r>
      <w:r>
        <w:rPr>
          <w:rStyle w:val="a4"/>
          <w:rFonts w:ascii="微软雅黑" w:eastAsia="微软雅黑" w:hAnsi="微软雅黑" w:hint="eastAsia"/>
          <w:color w:val="222222"/>
        </w:rPr>
        <w:t>账号与口径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7423"/>
      </w:tblGrid>
      <w:tr w:rsidR="00000000" w14:paraId="5515E23F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2C95D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7D1ED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值</w:t>
            </w:r>
          </w:p>
        </w:tc>
      </w:tr>
      <w:tr w:rsidR="00000000" w14:paraId="5EE8CD6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955C2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演示账号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FE53F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admin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Style w:val="HTML"/>
                <w:rFonts w:hint="eastAsia"/>
                <w:color w:val="222222"/>
              </w:rPr>
              <w:t>admin123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ADMIN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系统管理员）、</w:t>
            </w:r>
            <w:r>
              <w:rPr>
                <w:rStyle w:val="HTML"/>
                <w:rFonts w:hint="eastAsia"/>
                <w:color w:val="222222"/>
              </w:rPr>
              <w:t>operator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Style w:val="HTML"/>
                <w:rFonts w:hint="eastAsia"/>
                <w:color w:val="222222"/>
              </w:rPr>
              <w:t>operator123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OPERATOR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巡检值班员）</w:t>
            </w:r>
          </w:p>
        </w:tc>
      </w:tr>
      <w:tr w:rsidR="00000000" w14:paraId="178501D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1BCC1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口令来源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72787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配置文件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app.auth.users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，支持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AUTH_ADMIN_PASSWORD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Style w:val="HTML"/>
                <w:rFonts w:hint="eastAsia"/>
                <w:color w:val="222222"/>
              </w:rPr>
              <w:t>AUTH_OPERATOR_PASSWORD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环境变量覆盖（不硬编码进源码，对应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3.3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安全性需求）</w:t>
            </w:r>
          </w:p>
        </w:tc>
      </w:tr>
      <w:tr w:rsidR="00000000" w14:paraId="2D47B87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A56CC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令牌有效期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4BD56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小时（</w:t>
            </w:r>
            <w:r>
              <w:rPr>
                <w:rStyle w:val="HTML"/>
                <w:rFonts w:hint="eastAsia"/>
                <w:color w:val="222222"/>
              </w:rPr>
              <w:t>AUTH_TTL_HOURS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可配）</w:t>
            </w:r>
          </w:p>
        </w:tc>
      </w:tr>
      <w:tr w:rsidR="00000000" w14:paraId="4EE9DA1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7BE54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接口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1886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POST /api/auth/login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（唯一免鉴权）、</w:t>
            </w:r>
            <w:r>
              <w:rPr>
                <w:rStyle w:val="HTML"/>
                <w:rFonts w:hint="eastAsia"/>
                <w:color w:val="222222"/>
              </w:rPr>
              <w:t>GET /api/auth/me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POST /api/auth/logout</w:t>
            </w:r>
          </w:p>
        </w:tc>
      </w:tr>
    </w:tbl>
    <w:p w14:paraId="7C5F892D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>已知简化（如实记录）：账号为配置化而非用户表，口令为明文比对而非加盐哈希；生产应改为用户表</w:t>
      </w:r>
      <w:r>
        <w:rPr>
          <w:rFonts w:ascii="微软雅黑" w:eastAsia="微软雅黑" w:hAnsi="微软雅黑" w:hint="eastAsia"/>
          <w:color w:val="222222"/>
        </w:rPr>
        <w:t xml:space="preserve"> + bcrypt/argon2</w:t>
      </w:r>
      <w:r>
        <w:rPr>
          <w:rFonts w:ascii="微软雅黑" w:eastAsia="微软雅黑" w:hAnsi="微软雅黑" w:hint="eastAsia"/>
          <w:color w:val="222222"/>
        </w:rPr>
        <w:t>，并增加登录失败次数限制与审计。</w:t>
      </w:r>
    </w:p>
    <w:p w14:paraId="781E7CB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(6) </w:t>
      </w:r>
      <w:r>
        <w:rPr>
          <w:rStyle w:val="a4"/>
          <w:rFonts w:ascii="微软雅黑" w:eastAsia="微软雅黑" w:hAnsi="微软雅黑" w:hint="eastAsia"/>
          <w:color w:val="222222"/>
        </w:rPr>
        <w:t>前端登录闭环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7484"/>
      </w:tblGrid>
      <w:tr w:rsidR="00000000" w14:paraId="62A552C5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A3F5A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环节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144B9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实现</w:t>
            </w:r>
          </w:p>
        </w:tc>
      </w:tr>
      <w:tr w:rsidR="00000000" w14:paraId="2C31FA5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654B1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登录页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FFD24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新增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/login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路由（独立全屏布局，无侧边栏），表单校验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错误提示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加载态；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S92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起演示账号以可点击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chip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呈现，点击即自动填入用户名与口令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（此前为纯文本提示，用户点击无反应而误以为账号失效）</w:t>
            </w:r>
          </w:p>
        </w:tc>
      </w:tr>
      <w:tr w:rsidR="00000000" w14:paraId="2323B01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5D45F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登录态存储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51688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localStorage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HTML"/>
                <w:rFonts w:hint="eastAsia"/>
                <w:color w:val="222222"/>
              </w:rPr>
              <w:t>inspection_token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Style w:val="HTML"/>
                <w:rFonts w:hint="eastAsia"/>
                <w:color w:val="222222"/>
              </w:rPr>
              <w:t>inspection_user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），登录响应的用户名、显示名、角色、过期时间一并保存</w:t>
            </w:r>
          </w:p>
        </w:tc>
      </w:tr>
      <w:tr w:rsidR="00000000" w14:paraId="7C73C2C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26A91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自动携带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3279B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axios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请求拦截器统一注入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Authorization: Bearer &lt;token&gt;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——业务页面代码零改动</w:t>
            </w:r>
          </w:p>
        </w:tc>
      </w:tr>
      <w:tr w:rsidR="00000000" w14:paraId="14BF3DD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037A8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401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处理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81204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响应拦截器捕获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401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清空本地登录态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跳转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/login?redirect=&lt;</w:t>
            </w:r>
            <w:r>
              <w:rPr>
                <w:rStyle w:val="HTML"/>
                <w:rFonts w:hint="eastAsia"/>
                <w:color w:val="222222"/>
              </w:rPr>
              <w:t>原地址</w:t>
            </w:r>
            <w:r>
              <w:rPr>
                <w:rStyle w:val="HTML"/>
                <w:rFonts w:hint="eastAsia"/>
                <w:color w:val="222222"/>
              </w:rPr>
              <w:t>&gt;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（回跳），已在登录页则不重复跳转</w:t>
            </w:r>
          </w:p>
        </w:tc>
      </w:tr>
      <w:tr w:rsidR="00000000" w14:paraId="57EDE2E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B391A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路由守卫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E73BC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未登录访问任意业务路由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重定向登录页并带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redirect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；已登录访问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/login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直接进首页</w:t>
            </w:r>
          </w:p>
        </w:tc>
      </w:tr>
      <w:tr w:rsidR="00000000" w14:paraId="5A6A27E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27902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退出登录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D2EA0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侧边栏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退出登录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先调用后端吊销接口，再清本地登录态并回登录页；侧边栏同时展示当前用户（</w:t>
            </w:r>
            <w:r>
              <w:rPr>
                <w:rFonts w:ascii="Segoe UI Emoji" w:eastAsia="微软雅黑" w:hAnsi="Segoe UI Emoji" w:cs="Segoe UI Emoji"/>
                <w:color w:val="222222"/>
                <w:sz w:val="20"/>
                <w:szCs w:val="20"/>
              </w:rPr>
              <w:t>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显示名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·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角色）</w:t>
            </w:r>
          </w:p>
        </w:tc>
      </w:tr>
    </w:tbl>
    <w:p w14:paraId="3588A1E7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(7) </w:t>
      </w:r>
      <w:r>
        <w:rPr>
          <w:rStyle w:val="a4"/>
          <w:rFonts w:ascii="微软雅黑" w:eastAsia="微软雅黑" w:hAnsi="微软雅黑" w:hint="eastAsia"/>
          <w:color w:val="222222"/>
        </w:rPr>
        <w:t>实测结果（</w:t>
      </w:r>
      <w:r>
        <w:rPr>
          <w:rStyle w:val="HTML"/>
          <w:rFonts w:hint="eastAsia"/>
          <w:b/>
          <w:bCs/>
          <w:color w:val="222222"/>
        </w:rPr>
        <w:t>docker/init/accept-s88.ps1</w:t>
      </w:r>
      <w:r>
        <w:rPr>
          <w:rStyle w:val="a4"/>
          <w:rFonts w:ascii="微软雅黑" w:eastAsia="微软雅黑" w:hAnsi="微软雅黑" w:hint="eastAsia"/>
          <w:color w:val="222222"/>
        </w:rPr>
        <w:t>，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13 </w:t>
      </w:r>
      <w:r>
        <w:rPr>
          <w:rStyle w:val="a4"/>
          <w:rFonts w:ascii="微软雅黑" w:eastAsia="微软雅黑" w:hAnsi="微软雅黑" w:hint="eastAsia"/>
          <w:color w:val="222222"/>
        </w:rPr>
        <w:t>例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13 </w:t>
      </w:r>
      <w:r>
        <w:rPr>
          <w:rStyle w:val="a4"/>
          <w:rFonts w:ascii="微软雅黑" w:eastAsia="微软雅黑" w:hAnsi="微软雅黑" w:hint="eastAsia"/>
          <w:color w:val="222222"/>
        </w:rPr>
        <w:t>通过）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2105"/>
        <w:gridCol w:w="5245"/>
      </w:tblGrid>
      <w:tr w:rsidR="00000000" w14:paraId="5DAA5029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B7F97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lastRenderedPageBreak/>
              <w:t>断言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EAA00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09024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实测</w:t>
            </w:r>
          </w:p>
        </w:tc>
      </w:tr>
      <w:tr w:rsidR="00000000" w14:paraId="15B6FDA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D22F6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A-1 / A-2 / A-3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715B9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无令牌访问、错误口令、空口令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D342C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401 / 401 / 400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（异常路径无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2B69E94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2EC71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A-4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979C4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admin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527BF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，令牌长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Style w:val="HTML"/>
                <w:rFonts w:hint="eastAsia"/>
                <w:color w:val="222222"/>
              </w:rPr>
              <w:t>role=ADMIN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expiresAt</w:t>
            </w:r>
          </w:p>
        </w:tc>
      </w:tr>
      <w:tr w:rsidR="00000000" w14:paraId="1116A6D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2808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A-5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DB65C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带令牌访问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个业务接口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DB60A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/api/devices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/api/alarms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/api/tasks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/api/stats/overview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/api/system/health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/api/images/meta-stats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</w:t>
            </w:r>
          </w:p>
        </w:tc>
      </w:tr>
      <w:tr w:rsidR="00000000" w14:paraId="50B262C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0BD30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A-6 / A-7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ABD1F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篡改令牌、伪造签名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A1E3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401 / 401</w:t>
            </w:r>
          </w:p>
        </w:tc>
      </w:tr>
      <w:tr w:rsidR="00000000" w14:paraId="2788443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84380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A-8 / A-9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66F05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/api/auth/me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、第二账号登录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1EF41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HTML"/>
                <w:rFonts w:hint="eastAsia"/>
                <w:color w:val="222222"/>
              </w:rPr>
              <w:t>user=admin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 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HTML"/>
                <w:rFonts w:hint="eastAsia"/>
                <w:color w:val="222222"/>
              </w:rPr>
              <w:t>role=OPERATOR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01D8964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ADF50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A-10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9E01D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同一令牌跨双实例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B91E9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次请求命中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backend-1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backend-2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，全部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</w:t>
            </w:r>
          </w:p>
        </w:tc>
      </w:tr>
      <w:tr w:rsidR="00000000" w14:paraId="67D8870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0AC7F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A606D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接口文档白名单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61CBE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/v3/api-docs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无令牌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</w:t>
            </w:r>
          </w:p>
        </w:tc>
      </w:tr>
      <w:tr w:rsidR="00000000" w14:paraId="0A06155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C017A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57C61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登出吊销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57668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auth_revoked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文档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旧令牌复用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401</w:t>
            </w:r>
          </w:p>
        </w:tc>
      </w:tr>
      <w:tr w:rsidR="00000000" w14:paraId="25F11D4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6DE7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A-13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4E508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前端产物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734A2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构建产物含登录页与令牌处理代码</w:t>
            </w:r>
          </w:p>
        </w:tc>
      </w:tr>
    </w:tbl>
    <w:p w14:paraId="2DFCF57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(8) </w:t>
      </w:r>
      <w:r>
        <w:rPr>
          <w:rStyle w:val="a4"/>
          <w:rFonts w:ascii="微软雅黑" w:eastAsia="微软雅黑" w:hAnsi="微软雅黑" w:hint="eastAsia"/>
          <w:color w:val="222222"/>
        </w:rPr>
        <w:t>对既有测试资产的影响（如实记录）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鉴权开启后，所有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/api/**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调用都必须携带令牌，因此</w:t>
      </w:r>
      <w:r>
        <w:rPr>
          <w:rStyle w:val="a4"/>
          <w:rFonts w:ascii="微软雅黑" w:eastAsia="微软雅黑" w:hAnsi="微软雅黑" w:hint="eastAsia"/>
          <w:color w:val="222222"/>
        </w:rPr>
        <w:t>历史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HTTP </w:t>
      </w:r>
      <w:r>
        <w:rPr>
          <w:rStyle w:val="a4"/>
          <w:rFonts w:ascii="微软雅黑" w:eastAsia="微软雅黑" w:hAnsi="微软雅黑" w:hint="eastAsia"/>
          <w:color w:val="222222"/>
        </w:rPr>
        <w:t>测试脚本与性能脚本都需要先登录</w:t>
      </w:r>
      <w:r>
        <w:rPr>
          <w:rFonts w:ascii="微软雅黑" w:eastAsia="微软雅黑" w:hAnsi="微软雅黑" w:hint="eastAsia"/>
          <w:color w:val="222222"/>
        </w:rPr>
        <w:t>：</w:t>
      </w:r>
    </w:p>
    <w:p w14:paraId="5C620423" w14:textId="77777777" w:rsidR="008D7DB7" w:rsidRDefault="008D7DB7">
      <w:pPr>
        <w:numPr>
          <w:ilvl w:val="0"/>
          <w:numId w:val="27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主回归套件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accept-v06.ps1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已适配（开头登录一次并复用令牌），</w:t>
      </w:r>
      <w:r>
        <w:rPr>
          <w:rFonts w:ascii="微软雅黑" w:eastAsia="微软雅黑" w:hAnsi="微软雅黑" w:hint="eastAsia"/>
          <w:color w:val="222222"/>
        </w:rPr>
        <w:t xml:space="preserve">S88 </w:t>
      </w:r>
      <w:r>
        <w:rPr>
          <w:rFonts w:ascii="微软雅黑" w:eastAsia="微软雅黑" w:hAnsi="微软雅黑" w:hint="eastAsia"/>
          <w:color w:val="222222"/>
        </w:rPr>
        <w:t>后复跑：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6/8 </w:t>
      </w:r>
      <w:r>
        <w:rPr>
          <w:rStyle w:val="a4"/>
          <w:rFonts w:ascii="微软雅黑" w:eastAsia="微软雅黑" w:hAnsi="微软雅黑" w:hint="eastAsia"/>
          <w:color w:val="222222"/>
        </w:rPr>
        <w:t>通过，无一例因鉴权失败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8 </w:t>
      </w:r>
      <w:r>
        <w:rPr>
          <w:rFonts w:ascii="微软雅黑" w:eastAsia="微软雅黑" w:hAnsi="微软雅黑" w:hint="eastAsia"/>
          <w:color w:val="222222"/>
        </w:rPr>
        <w:t>例请求均正常返回，无</w:t>
      </w:r>
      <w:r>
        <w:rPr>
          <w:rFonts w:ascii="微软雅黑" w:eastAsia="微软雅黑" w:hAnsi="微软雅黑" w:hint="eastAsia"/>
          <w:color w:val="222222"/>
        </w:rPr>
        <w:t xml:space="preserve"> 401</w:t>
      </w:r>
      <w:r>
        <w:rPr>
          <w:rFonts w:ascii="微软雅黑" w:eastAsia="微软雅黑" w:hAnsi="微软雅黑" w:hint="eastAsia"/>
          <w:color w:val="222222"/>
        </w:rPr>
        <w:t>）；两例失败为</w:t>
      </w:r>
      <w:r>
        <w:rPr>
          <w:rStyle w:val="a4"/>
          <w:rFonts w:ascii="微软雅黑" w:eastAsia="微软雅黑" w:hAnsi="微软雅黑" w:hint="eastAsia"/>
          <w:color w:val="222222"/>
        </w:rPr>
        <w:t>测试资产数据依赖</w:t>
      </w:r>
      <w:r>
        <w:rPr>
          <w:rFonts w:ascii="微软雅黑" w:eastAsia="微软雅黑" w:hAnsi="微软雅黑" w:hint="eastAsia"/>
          <w:color w:val="222222"/>
        </w:rPr>
        <w:t>问题，与本步无关——</w:t>
      </w:r>
      <w:r>
        <w:rPr>
          <w:rFonts w:ascii="微软雅黑" w:eastAsia="微软雅黑" w:hAnsi="微软雅黑" w:hint="eastAsia"/>
          <w:color w:val="222222"/>
        </w:rPr>
        <w:t xml:space="preserve">V-5 </w:t>
      </w:r>
      <w:r>
        <w:rPr>
          <w:rFonts w:ascii="微软雅黑" w:eastAsia="微软雅黑" w:hAnsi="微软雅黑" w:hint="eastAsia"/>
          <w:color w:val="222222"/>
        </w:rPr>
        <w:t>硬编码的告警编号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pt3k-00002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已随</w:t>
      </w:r>
      <w:r>
        <w:rPr>
          <w:rFonts w:ascii="微软雅黑" w:eastAsia="微软雅黑" w:hAnsi="微软雅黑" w:hint="eastAsia"/>
          <w:color w:val="222222"/>
        </w:rPr>
        <w:t xml:space="preserve"> S74 </w:t>
      </w:r>
      <w:r>
        <w:rPr>
          <w:rFonts w:ascii="微软雅黑" w:eastAsia="微软雅黑" w:hAnsi="微软雅黑" w:hint="eastAsia"/>
          <w:color w:val="222222"/>
        </w:rPr>
        <w:t>测试数据清理删除（</w:t>
      </w:r>
      <w:r>
        <w:rPr>
          <w:rFonts w:ascii="微软雅黑" w:eastAsia="微软雅黑" w:hAnsi="微软雅黑" w:hint="eastAsia"/>
          <w:color w:val="222222"/>
        </w:rPr>
        <w:t xml:space="preserve">Mongo </w:t>
      </w:r>
      <w:r>
        <w:rPr>
          <w:rFonts w:ascii="微软雅黑" w:eastAsia="微软雅黑" w:hAnsi="微软雅黑" w:hint="eastAsia"/>
          <w:color w:val="222222"/>
        </w:rPr>
        <w:t>现存</w:t>
      </w:r>
      <w:r>
        <w:rPr>
          <w:rFonts w:ascii="微软雅黑" w:eastAsia="微软雅黑" w:hAnsi="微软雅黑" w:hint="eastAsia"/>
          <w:color w:val="222222"/>
        </w:rPr>
        <w:t xml:space="preserve"> 0 </w:t>
      </w:r>
      <w:r>
        <w:rPr>
          <w:rFonts w:ascii="微软雅黑" w:eastAsia="微软雅黑" w:hAnsi="微软雅黑" w:hint="eastAsia"/>
          <w:color w:val="222222"/>
        </w:rPr>
        <w:lastRenderedPageBreak/>
        <w:t>条）故返回</w:t>
      </w:r>
      <w:r>
        <w:rPr>
          <w:rFonts w:ascii="微软雅黑" w:eastAsia="微软雅黑" w:hAnsi="微软雅黑" w:hint="eastAsia"/>
          <w:color w:val="222222"/>
        </w:rPr>
        <w:t xml:space="preserve"> 404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Fonts w:ascii="微软雅黑" w:eastAsia="微软雅黑" w:hAnsi="微软雅黑" w:hint="eastAsia"/>
          <w:color w:val="222222"/>
        </w:rPr>
        <w:t xml:space="preserve">V-7 </w:t>
      </w:r>
      <w:r>
        <w:rPr>
          <w:rFonts w:ascii="微软雅黑" w:eastAsia="微软雅黑" w:hAnsi="微软雅黑" w:hint="eastAsia"/>
          <w:color w:val="222222"/>
        </w:rPr>
        <w:t>中文关键词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红外温度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在</w:t>
      </w:r>
      <w:r>
        <w:rPr>
          <w:rFonts w:ascii="微软雅黑" w:eastAsia="微软雅黑" w:hAnsi="微软雅黑" w:hint="eastAsia"/>
          <w:color w:val="222222"/>
        </w:rPr>
        <w:t xml:space="preserve"> 24 </w:t>
      </w:r>
      <w:r>
        <w:rPr>
          <w:rFonts w:ascii="微软雅黑" w:eastAsia="微软雅黑" w:hAnsi="微软雅黑" w:hint="eastAsia"/>
          <w:color w:val="222222"/>
        </w:rPr>
        <w:t>小时窗口内</w:t>
      </w:r>
      <w:r>
        <w:rPr>
          <w:rFonts w:ascii="微软雅黑" w:eastAsia="微软雅黑" w:hAnsi="微软雅黑" w:hint="eastAsia"/>
          <w:color w:val="222222"/>
        </w:rPr>
        <w:t xml:space="preserve"> 0 </w:t>
      </w:r>
      <w:r>
        <w:rPr>
          <w:rFonts w:ascii="微软雅黑" w:eastAsia="微软雅黑" w:hAnsi="微软雅黑" w:hint="eastAsia"/>
          <w:color w:val="222222"/>
        </w:rPr>
        <w:t>条（</w:t>
      </w:r>
      <w:r>
        <w:rPr>
          <w:rFonts w:ascii="微软雅黑" w:eastAsia="微软雅黑" w:hAnsi="微软雅黑" w:hint="eastAsia"/>
          <w:color w:val="222222"/>
        </w:rPr>
        <w:t xml:space="preserve">90 </w:t>
      </w:r>
      <w:r>
        <w:rPr>
          <w:rFonts w:ascii="微软雅黑" w:eastAsia="微软雅黑" w:hAnsi="微软雅黑" w:hint="eastAsia"/>
          <w:color w:val="222222"/>
        </w:rPr>
        <w:t>天窗口</w:t>
      </w:r>
      <w:r>
        <w:rPr>
          <w:rFonts w:ascii="微软雅黑" w:eastAsia="微软雅黑" w:hAnsi="微软雅黑" w:hint="eastAsia"/>
          <w:color w:val="222222"/>
        </w:rPr>
        <w:t xml:space="preserve"> 5 </w:t>
      </w:r>
      <w:r>
        <w:rPr>
          <w:rFonts w:ascii="微软雅黑" w:eastAsia="微软雅黑" w:hAnsi="微软雅黑" w:hint="eastAsia"/>
          <w:color w:val="222222"/>
        </w:rPr>
        <w:t>条），语料随时间窗衰减。两项已登记为后续步骤修复测试资产。</w:t>
      </w:r>
    </w:p>
    <w:p w14:paraId="3745A31C" w14:textId="77777777" w:rsidR="008D7DB7" w:rsidRDefault="008D7DB7">
      <w:pPr>
        <w:numPr>
          <w:ilvl w:val="0"/>
          <w:numId w:val="27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S90 </w:t>
      </w:r>
      <w:r>
        <w:rPr>
          <w:rStyle w:val="a4"/>
          <w:rFonts w:ascii="微软雅黑" w:eastAsia="微软雅黑" w:hAnsi="微软雅黑" w:hint="eastAsia"/>
          <w:color w:val="222222"/>
        </w:rPr>
        <w:t>适配结果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accept-s50-*.ps1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与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accept-s33.ps1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accept-s86-pt8.ps1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export-api-contract.ps1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全部改为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先登录再带令牌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（共享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docker/init/auth-helper.ps1</w:t>
      </w:r>
      <w:r>
        <w:rPr>
          <w:rFonts w:ascii="微软雅黑" w:eastAsia="微软雅黑" w:hAnsi="微软雅黑" w:hint="eastAsia"/>
          <w:color w:val="222222"/>
        </w:rPr>
        <w:t>），并已实测复跑全绿；</w:t>
      </w:r>
      <w:r>
        <w:rPr>
          <w:rFonts w:ascii="微软雅黑" w:eastAsia="微软雅黑" w:hAnsi="微软雅黑" w:hint="eastAsia"/>
          <w:color w:val="222222"/>
        </w:rPr>
        <w:t xml:space="preserve">JMeter </w:t>
      </w:r>
      <w:r>
        <w:rPr>
          <w:rFonts w:ascii="微软雅黑" w:eastAsia="微软雅黑" w:hAnsi="微软雅黑" w:hint="eastAsia"/>
          <w:color w:val="222222"/>
        </w:rPr>
        <w:t>两个计划已加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Authorization: Bearer ${__P(token)}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并参数化线程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时长（配套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docker/init/jmeter-run.ps1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自动取令牌运行），但</w:t>
      </w:r>
      <w:r>
        <w:rPr>
          <w:rStyle w:val="a4"/>
          <w:rFonts w:ascii="微软雅黑" w:eastAsia="微软雅黑" w:hAnsi="微软雅黑" w:hint="eastAsia"/>
          <w:color w:val="222222"/>
        </w:rPr>
        <w:t>尚未实测复跑</w:t>
      </w:r>
      <w:r>
        <w:rPr>
          <w:rFonts w:ascii="微软雅黑" w:eastAsia="微软雅黑" w:hAnsi="微软雅黑" w:hint="eastAsia"/>
          <w:color w:val="222222"/>
        </w:rPr>
        <w:t>（冒烟阶段按用户要求停止</w:t>
      </w:r>
      <w:r>
        <w:rPr>
          <w:rFonts w:ascii="微软雅黑" w:eastAsia="微软雅黑" w:hAnsi="微软雅黑" w:hint="eastAsia"/>
          <w:color w:val="222222"/>
        </w:rPr>
        <w:t xml:space="preserve"> JMeter </w:t>
      </w:r>
      <w:r>
        <w:rPr>
          <w:rFonts w:ascii="微软雅黑" w:eastAsia="微软雅黑" w:hAnsi="微软雅黑" w:hint="eastAsia"/>
          <w:color w:val="222222"/>
        </w:rPr>
        <w:t>测试）——如实标注为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已适配、待验证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。第</w:t>
      </w:r>
      <w:r>
        <w:rPr>
          <w:rFonts w:ascii="微软雅黑" w:eastAsia="微软雅黑" w:hAnsi="微软雅黑" w:hint="eastAsia"/>
          <w:color w:val="222222"/>
        </w:rPr>
        <w:t xml:space="preserve"> 6 </w:t>
      </w:r>
      <w:r>
        <w:rPr>
          <w:rFonts w:ascii="微软雅黑" w:eastAsia="微软雅黑" w:hAnsi="微软雅黑" w:hint="eastAsia"/>
          <w:color w:val="222222"/>
        </w:rPr>
        <w:t>章历史性能数据均为</w:t>
      </w:r>
      <w:r>
        <w:rPr>
          <w:rStyle w:val="a4"/>
          <w:rFonts w:ascii="微软雅黑" w:eastAsia="微软雅黑" w:hAnsi="微软雅黑" w:hint="eastAsia"/>
          <w:color w:val="222222"/>
        </w:rPr>
        <w:t>鉴权前</w:t>
      </w:r>
      <w:r>
        <w:rPr>
          <w:rFonts w:ascii="微软雅黑" w:eastAsia="微软雅黑" w:hAnsi="微软雅黑" w:hint="eastAsia"/>
          <w:color w:val="222222"/>
        </w:rPr>
        <w:t>测量值（口径不变，如实标注）。</w:t>
      </w:r>
    </w:p>
    <w:p w14:paraId="058F2E56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5.2.9 </w:t>
      </w:r>
      <w:r>
        <w:rPr>
          <w:rFonts w:ascii="微软雅黑" w:eastAsia="微软雅黑" w:hAnsi="微软雅黑" w:hint="eastAsia"/>
          <w:color w:val="222222"/>
        </w:rPr>
        <w:t>统一异常处理与错误语义（</w:t>
      </w:r>
      <w:r>
        <w:rPr>
          <w:rFonts w:ascii="微软雅黑" w:eastAsia="微软雅黑" w:hAnsi="微软雅黑" w:hint="eastAsia"/>
          <w:color w:val="222222"/>
        </w:rPr>
        <w:t>S89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60F13F74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(1) </w:t>
      </w:r>
      <w:r>
        <w:rPr>
          <w:rStyle w:val="a4"/>
          <w:rFonts w:ascii="微软雅黑" w:eastAsia="微软雅黑" w:hAnsi="微软雅黑" w:hint="eastAsia"/>
          <w:color w:val="222222"/>
        </w:rPr>
        <w:t>问题</w:t>
      </w:r>
      <w:r>
        <w:rPr>
          <w:rFonts w:ascii="微软雅黑" w:eastAsia="微软雅黑" w:hAnsi="微软雅黑" w:hint="eastAsia"/>
          <w:color w:val="222222"/>
        </w:rPr>
        <w:t>：没有统一处理器时，参数校验失败会以</w:t>
      </w:r>
      <w:r>
        <w:rPr>
          <w:rFonts w:ascii="微软雅黑" w:eastAsia="微软雅黑" w:hAnsi="微软雅黑" w:hint="eastAsia"/>
          <w:color w:val="222222"/>
        </w:rPr>
        <w:t xml:space="preserve"> 500 </w:t>
      </w:r>
      <w:r>
        <w:rPr>
          <w:rFonts w:ascii="微软雅黑" w:eastAsia="微软雅黑" w:hAnsi="微软雅黑" w:hint="eastAsia"/>
          <w:color w:val="222222"/>
        </w:rPr>
        <w:t>抛出（接口测试判定原则要求异常路径</w:t>
      </w:r>
      <w:r>
        <w:rPr>
          <w:rFonts w:ascii="微软雅黑" w:eastAsia="微软雅黑" w:hAnsi="微软雅黑" w:hint="eastAsia"/>
          <w:color w:val="222222"/>
        </w:rPr>
        <w:t xml:space="preserve"> 4xx</w:t>
      </w:r>
      <w:r>
        <w:rPr>
          <w:rFonts w:ascii="微软雅黑" w:eastAsia="微软雅黑" w:hAnsi="微软雅黑" w:hint="eastAsia"/>
          <w:color w:val="222222"/>
        </w:rPr>
        <w:t>），异常栈可能随响应体返回给客户端（信息泄露），错误体结构还随异常类型漂移，前端无法统一处理。</w:t>
      </w:r>
    </w:p>
    <w:p w14:paraId="221C376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(2) </w:t>
      </w:r>
      <w:r>
        <w:rPr>
          <w:rStyle w:val="a4"/>
          <w:rFonts w:ascii="微软雅黑" w:eastAsia="微软雅黑" w:hAnsi="微软雅黑" w:hint="eastAsia"/>
          <w:color w:val="222222"/>
        </w:rPr>
        <w:t>实现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common/GlobalExceptionHandler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Style w:val="HTML"/>
          <w:rFonts w:hint="eastAsia"/>
          <w:color w:val="222222"/>
        </w:rPr>
        <w:t>@RestControllerAdvice</w:t>
      </w:r>
      <w:r>
        <w:rPr>
          <w:rFonts w:ascii="微软雅黑" w:eastAsia="微软雅黑" w:hAnsi="微软雅黑" w:hint="eastAsia"/>
          <w:color w:val="222222"/>
        </w:rPr>
        <w:t>），把五类异常收敛为统一契约：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1077"/>
        <w:gridCol w:w="1574"/>
        <w:gridCol w:w="1789"/>
      </w:tblGrid>
      <w:tr w:rsidR="00000000" w14:paraId="13F82AF4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866AB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异常类型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B807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状态码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FD109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72D8E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附加字段</w:t>
            </w:r>
          </w:p>
        </w:tc>
      </w:tr>
      <w:tr w:rsidR="00000000" w14:paraId="1165DBB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9490F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ResponseStatusException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（业务主动抛出）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8ACBD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保留原状态码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404 / 400 / 409 / 500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B9FA9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业务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reason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原样透出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CEB79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—</w:t>
            </w:r>
          </w:p>
        </w:tc>
      </w:tr>
      <w:tr w:rsidR="00000000" w14:paraId="678E724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AA0C3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MethodArgumentNotValidException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HTML"/>
                <w:rFonts w:hint="eastAsia"/>
                <w:color w:val="222222"/>
              </w:rPr>
              <w:t>@Valid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校验失败）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A3579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361B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参数校验失败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A895F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fields[]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field / message / rejectedValue</w:t>
            </w:r>
          </w:p>
        </w:tc>
      </w:tr>
      <w:tr w:rsidR="00000000" w14:paraId="44C361B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C2310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lastRenderedPageBreak/>
              <w:t>HttpMessageNotReadableException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DFDEB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6EFD8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请求体缺失或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JSON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格式错误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00D3A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—</w:t>
            </w:r>
          </w:p>
        </w:tc>
      </w:tr>
      <w:tr w:rsidR="00000000" w14:paraId="10E61C5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8872F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MissingServletRequestParameterException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B00EA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2F061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缺少必填参数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: xxx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09900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—</w:t>
            </w:r>
          </w:p>
        </w:tc>
      </w:tr>
      <w:tr w:rsidR="00000000" w14:paraId="286589E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DA860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MethodArgumentTypeMismatchException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55AD5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E8A04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参数类型错误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: xxx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5A89C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—</w:t>
            </w:r>
          </w:p>
        </w:tc>
      </w:tr>
      <w:tr w:rsidR="00000000" w14:paraId="3D4EF3E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67B27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Exception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（兜底）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355EE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85E90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服务内部错误，请稍后重试（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不吐异常栈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，细节仅落服务端日志）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49A51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—</w:t>
            </w:r>
          </w:p>
        </w:tc>
      </w:tr>
    </w:tbl>
    <w:p w14:paraId="18F03765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统一响应体：</w:t>
      </w:r>
      <w:r>
        <w:rPr>
          <w:rStyle w:val="HTML"/>
          <w:rFonts w:hint="eastAsia"/>
          <w:color w:val="222222"/>
        </w:rPr>
        <w:t>{timestamp, status, code, error, message, path[, fields]}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Fonts w:ascii="微软雅黑" w:eastAsia="微软雅黑" w:hAnsi="微软雅黑" w:hint="eastAsia"/>
          <w:color w:val="222222"/>
        </w:rPr>
        <w:t xml:space="preserve">401 </w:t>
      </w:r>
      <w:r>
        <w:rPr>
          <w:rFonts w:ascii="微软雅黑" w:eastAsia="微软雅黑" w:hAnsi="微软雅黑" w:hint="eastAsia"/>
          <w:color w:val="222222"/>
        </w:rPr>
        <w:t>由鉴权拦截器直接写出，结构保持一致（见</w:t>
      </w:r>
      <w:r>
        <w:rPr>
          <w:rFonts w:ascii="微软雅黑" w:eastAsia="微软雅黑" w:hAnsi="微软雅黑" w:hint="eastAsia"/>
          <w:color w:val="222222"/>
        </w:rPr>
        <w:t xml:space="preserve"> 5.2.8</w:t>
      </w:r>
      <w:r>
        <w:rPr>
          <w:rFonts w:ascii="微软雅黑" w:eastAsia="微软雅黑" w:hAnsi="微软雅黑" w:hint="eastAsia"/>
          <w:color w:val="222222"/>
        </w:rPr>
        <w:t>）。</w:t>
      </w:r>
    </w:p>
    <w:p w14:paraId="5289D9EF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(3) </w:t>
      </w:r>
      <w:r>
        <w:rPr>
          <w:rStyle w:val="a4"/>
          <w:rFonts w:ascii="微软雅黑" w:eastAsia="微软雅黑" w:hAnsi="微软雅黑" w:hint="eastAsia"/>
          <w:color w:val="222222"/>
        </w:rPr>
        <w:t>实测</w:t>
      </w:r>
      <w:r>
        <w:rPr>
          <w:rFonts w:ascii="微软雅黑" w:eastAsia="微软雅黑" w:hAnsi="微软雅黑" w:hint="eastAsia"/>
          <w:color w:val="222222"/>
        </w:rPr>
        <w:t>：经网关实测六类异常均返回预期状态码与中文语义（</w:t>
      </w:r>
      <w:r>
        <w:rPr>
          <w:rFonts w:ascii="微软雅黑" w:eastAsia="微软雅黑" w:hAnsi="微软雅黑" w:hint="eastAsia"/>
          <w:color w:val="222222"/>
        </w:rPr>
        <w:t xml:space="preserve">404 </w:t>
      </w:r>
      <w:r>
        <w:rPr>
          <w:rFonts w:ascii="微软雅黑" w:eastAsia="微软雅黑" w:hAnsi="微软雅黑" w:hint="eastAsia"/>
          <w:color w:val="222222"/>
        </w:rPr>
        <w:t>设备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告警不存在、</w:t>
      </w:r>
      <w:r>
        <w:rPr>
          <w:rFonts w:ascii="微软雅黑" w:eastAsia="微软雅黑" w:hAnsi="微软雅黑" w:hint="eastAsia"/>
          <w:color w:val="222222"/>
        </w:rPr>
        <w:t xml:space="preserve">400 </w:t>
      </w:r>
      <w:r>
        <w:rPr>
          <w:rFonts w:ascii="微软雅黑" w:eastAsia="微软雅黑" w:hAnsi="微软雅黑" w:hint="eastAsia"/>
          <w:color w:val="222222"/>
        </w:rPr>
        <w:t>非法</w:t>
      </w:r>
      <w:r>
        <w:rPr>
          <w:rFonts w:ascii="微软雅黑" w:eastAsia="微软雅黑" w:hAnsi="微软雅黑" w:hint="eastAsia"/>
          <w:color w:val="222222"/>
        </w:rPr>
        <w:t xml:space="preserve"> JSON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 xml:space="preserve">400 </w:t>
      </w:r>
      <w:r>
        <w:rPr>
          <w:rFonts w:ascii="微软雅黑" w:eastAsia="微软雅黑" w:hAnsi="微软雅黑" w:hint="eastAsia"/>
          <w:color w:val="222222"/>
        </w:rPr>
        <w:t>校验失败带字段明细、</w:t>
      </w:r>
      <w:r>
        <w:rPr>
          <w:rFonts w:ascii="微软雅黑" w:eastAsia="微软雅黑" w:hAnsi="微软雅黑" w:hint="eastAsia"/>
          <w:color w:val="222222"/>
        </w:rPr>
        <w:t xml:space="preserve">400 </w:t>
      </w:r>
      <w:r>
        <w:rPr>
          <w:rFonts w:ascii="微软雅黑" w:eastAsia="微软雅黑" w:hAnsi="微软雅黑" w:hint="eastAsia"/>
          <w:color w:val="222222"/>
        </w:rPr>
        <w:t>非法查询参数、</w:t>
      </w:r>
      <w:r>
        <w:rPr>
          <w:rFonts w:ascii="微软雅黑" w:eastAsia="微软雅黑" w:hAnsi="微软雅黑" w:hint="eastAsia"/>
          <w:color w:val="222222"/>
        </w:rPr>
        <w:t xml:space="preserve">401 </w:t>
      </w:r>
      <w:r>
        <w:rPr>
          <w:rFonts w:ascii="微软雅黑" w:eastAsia="微软雅黑" w:hAnsi="微软雅黑" w:hint="eastAsia"/>
          <w:color w:val="222222"/>
        </w:rPr>
        <w:t>无令牌），响应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Content-Type: application/json;charset=UTF-8</w:t>
      </w:r>
      <w:r>
        <w:rPr>
          <w:rFonts w:ascii="微软雅黑" w:eastAsia="微软雅黑" w:hAnsi="微软雅黑" w:hint="eastAsia"/>
          <w:color w:val="222222"/>
        </w:rPr>
        <w:t>；配套单测</w:t>
      </w:r>
      <w:r>
        <w:rPr>
          <w:rFonts w:ascii="微软雅黑" w:eastAsia="微软雅黑" w:hAnsi="微软雅黑" w:hint="eastAsia"/>
          <w:color w:val="222222"/>
        </w:rPr>
        <w:t xml:space="preserve"> 5 </w:t>
      </w:r>
      <w:r>
        <w:rPr>
          <w:rFonts w:ascii="微软雅黑" w:eastAsia="微软雅黑" w:hAnsi="微软雅黑" w:hint="eastAsia"/>
          <w:color w:val="222222"/>
        </w:rPr>
        <w:t>例覆盖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业务异常状态码保留</w:t>
      </w:r>
      <w:r>
        <w:rPr>
          <w:rFonts w:ascii="微软雅黑" w:eastAsia="微软雅黑" w:hAnsi="微软雅黑" w:hint="eastAsia"/>
          <w:color w:val="222222"/>
        </w:rPr>
        <w:t xml:space="preserve"> / </w:t>
      </w:r>
      <w:r>
        <w:rPr>
          <w:rFonts w:ascii="微软雅黑" w:eastAsia="微软雅黑" w:hAnsi="微软雅黑" w:hint="eastAsia"/>
          <w:color w:val="222222"/>
        </w:rPr>
        <w:t>校验</w:t>
      </w:r>
      <w:r>
        <w:rPr>
          <w:rFonts w:ascii="微软雅黑" w:eastAsia="微软雅黑" w:hAnsi="微软雅黑" w:hint="eastAsia"/>
          <w:color w:val="222222"/>
        </w:rPr>
        <w:t xml:space="preserve"> 400 </w:t>
      </w:r>
      <w:r>
        <w:rPr>
          <w:rFonts w:ascii="微软雅黑" w:eastAsia="微软雅黑" w:hAnsi="微软雅黑" w:hint="eastAsia"/>
          <w:color w:val="222222"/>
        </w:rPr>
        <w:t>带明细</w:t>
      </w:r>
      <w:r>
        <w:rPr>
          <w:rFonts w:ascii="微软雅黑" w:eastAsia="微软雅黑" w:hAnsi="微软雅黑" w:hint="eastAsia"/>
          <w:color w:val="222222"/>
        </w:rPr>
        <w:t xml:space="preserve"> / </w:t>
      </w:r>
      <w:r>
        <w:rPr>
          <w:rFonts w:ascii="微软雅黑" w:eastAsia="微软雅黑" w:hAnsi="微软雅黑" w:hint="eastAsia"/>
          <w:color w:val="222222"/>
        </w:rPr>
        <w:t>请求体</w:t>
      </w:r>
      <w:r>
        <w:rPr>
          <w:rFonts w:ascii="微软雅黑" w:eastAsia="微软雅黑" w:hAnsi="微软雅黑" w:hint="eastAsia"/>
          <w:color w:val="222222"/>
        </w:rPr>
        <w:t xml:space="preserve"> 400 / </w:t>
      </w:r>
      <w:r>
        <w:rPr>
          <w:rFonts w:ascii="微软雅黑" w:eastAsia="微软雅黑" w:hAnsi="微软雅黑" w:hint="eastAsia"/>
          <w:color w:val="222222"/>
        </w:rPr>
        <w:t>兜底</w:t>
      </w:r>
      <w:r>
        <w:rPr>
          <w:rFonts w:ascii="微软雅黑" w:eastAsia="微软雅黑" w:hAnsi="微软雅黑" w:hint="eastAsia"/>
          <w:color w:val="222222"/>
        </w:rPr>
        <w:t xml:space="preserve"> 500 </w:t>
      </w:r>
      <w:r>
        <w:rPr>
          <w:rFonts w:ascii="微软雅黑" w:eastAsia="微软雅黑" w:hAnsi="微软雅黑" w:hint="eastAsia"/>
          <w:color w:val="222222"/>
        </w:rPr>
        <w:t>不泄露异常类名与细节</w:t>
      </w:r>
      <w:r>
        <w:rPr>
          <w:rFonts w:ascii="微软雅黑" w:eastAsia="微软雅黑" w:hAnsi="微软雅黑" w:hint="eastAsia"/>
          <w:color w:val="222222"/>
        </w:rPr>
        <w:t xml:space="preserve"> / </w:t>
      </w:r>
      <w:r>
        <w:rPr>
          <w:rFonts w:ascii="微软雅黑" w:eastAsia="微软雅黑" w:hAnsi="微软雅黑" w:hint="eastAsia"/>
          <w:color w:val="222222"/>
        </w:rPr>
        <w:t>错误体字段稳定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Style w:val="HTML"/>
          <w:rFonts w:hint="eastAsia"/>
          <w:color w:val="222222"/>
        </w:rPr>
        <w:t>mvn test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后端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14/14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全绿（明细见</w:t>
      </w:r>
      <w:r>
        <w:rPr>
          <w:rFonts w:ascii="微软雅黑" w:eastAsia="微软雅黑" w:hAnsi="微软雅黑" w:hint="eastAsia"/>
          <w:color w:val="222222"/>
        </w:rPr>
        <w:t xml:space="preserve"> 6.4.3</w:t>
      </w:r>
      <w:r>
        <w:rPr>
          <w:rFonts w:ascii="微软雅黑" w:eastAsia="微软雅黑" w:hAnsi="微软雅黑" w:hint="eastAsia"/>
          <w:color w:val="222222"/>
        </w:rPr>
        <w:t>，用例见</w:t>
      </w:r>
      <w:r>
        <w:rPr>
          <w:rFonts w:ascii="微软雅黑" w:eastAsia="微软雅黑" w:hAnsi="微软雅黑" w:hint="eastAsia"/>
          <w:color w:val="222222"/>
        </w:rPr>
        <w:t xml:space="preserve"> TC037</w:t>
      </w:r>
      <w:r>
        <w:rPr>
          <w:rFonts w:ascii="微软雅黑" w:eastAsia="微软雅黑" w:hAnsi="微软雅黑" w:hint="eastAsia"/>
          <w:color w:val="222222"/>
        </w:rPr>
        <w:t>）。</w:t>
      </w:r>
    </w:p>
    <w:p w14:paraId="0D7A812A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5.3 </w:t>
      </w:r>
      <w:r>
        <w:rPr>
          <w:rFonts w:ascii="微软雅黑" w:eastAsia="微软雅黑" w:hAnsi="微软雅黑" w:hint="eastAsia"/>
          <w:color w:val="222222"/>
        </w:rPr>
        <w:t>关键问题与解决方案</w:t>
      </w:r>
    </w:p>
    <w:p w14:paraId="2FB9EBD8" w14:textId="77777777" w:rsidR="008D7DB7" w:rsidRDefault="008D7DB7">
      <w:pPr>
        <w:pStyle w:val="a3"/>
        <w:shd w:val="clear" w:color="auto" w:fill="FAFAFA"/>
        <w:divId w:val="180703239"/>
        <w:rPr>
          <w:rFonts w:ascii="微软雅黑" w:eastAsia="微软雅黑" w:hAnsi="微软雅黑" w:hint="eastAsia"/>
          <w:color w:val="555555"/>
        </w:rPr>
      </w:pPr>
      <w:r>
        <w:rPr>
          <w:rFonts w:ascii="微软雅黑" w:eastAsia="微软雅黑" w:hAnsi="微软雅黑" w:hint="eastAsia"/>
          <w:color w:val="555555"/>
        </w:rPr>
        <w:t>本节按</w:t>
      </w:r>
      <w:r>
        <w:rPr>
          <w:rFonts w:ascii="微软雅黑" w:eastAsia="微软雅黑" w:hAnsi="微软雅黑" w:hint="eastAsia"/>
          <w:color w:val="555555"/>
        </w:rPr>
        <w:t>"</w:t>
      </w:r>
      <w:r>
        <w:rPr>
          <w:rStyle w:val="a4"/>
          <w:rFonts w:ascii="微软雅黑" w:eastAsia="微软雅黑" w:hAnsi="微软雅黑" w:hint="eastAsia"/>
          <w:color w:val="555555"/>
        </w:rPr>
        <w:t>现象</w:t>
      </w:r>
      <w:r>
        <w:rPr>
          <w:rStyle w:val="a4"/>
          <w:rFonts w:ascii="微软雅黑" w:eastAsia="微软雅黑" w:hAnsi="微软雅黑" w:hint="eastAsia"/>
          <w:color w:val="555555"/>
        </w:rPr>
        <w:t xml:space="preserve"> </w:t>
      </w:r>
      <w:r>
        <w:rPr>
          <w:rStyle w:val="a4"/>
          <w:rFonts w:ascii="微软雅黑" w:eastAsia="微软雅黑" w:hAnsi="微软雅黑" w:hint="eastAsia"/>
          <w:color w:val="555555"/>
        </w:rPr>
        <w:t>→</w:t>
      </w:r>
      <w:r>
        <w:rPr>
          <w:rStyle w:val="a4"/>
          <w:rFonts w:ascii="微软雅黑" w:eastAsia="微软雅黑" w:hAnsi="微软雅黑" w:hint="eastAsia"/>
          <w:color w:val="555555"/>
        </w:rPr>
        <w:t xml:space="preserve"> </w:t>
      </w:r>
      <w:r>
        <w:rPr>
          <w:rStyle w:val="a4"/>
          <w:rFonts w:ascii="微软雅黑" w:eastAsia="微软雅黑" w:hAnsi="微软雅黑" w:hint="eastAsia"/>
          <w:color w:val="555555"/>
        </w:rPr>
        <w:t>排查过程</w:t>
      </w:r>
      <w:r>
        <w:rPr>
          <w:rStyle w:val="a4"/>
          <w:rFonts w:ascii="微软雅黑" w:eastAsia="微软雅黑" w:hAnsi="微软雅黑" w:hint="eastAsia"/>
          <w:color w:val="555555"/>
        </w:rPr>
        <w:t xml:space="preserve"> </w:t>
      </w:r>
      <w:r>
        <w:rPr>
          <w:rStyle w:val="a4"/>
          <w:rFonts w:ascii="微软雅黑" w:eastAsia="微软雅黑" w:hAnsi="微软雅黑" w:hint="eastAsia"/>
          <w:color w:val="555555"/>
        </w:rPr>
        <w:t>→</w:t>
      </w:r>
      <w:r>
        <w:rPr>
          <w:rStyle w:val="a4"/>
          <w:rFonts w:ascii="微软雅黑" w:eastAsia="微软雅黑" w:hAnsi="微软雅黑" w:hint="eastAsia"/>
          <w:color w:val="555555"/>
        </w:rPr>
        <w:t xml:space="preserve"> </w:t>
      </w:r>
      <w:r>
        <w:rPr>
          <w:rStyle w:val="a4"/>
          <w:rFonts w:ascii="微软雅黑" w:eastAsia="微软雅黑" w:hAnsi="微软雅黑" w:hint="eastAsia"/>
          <w:color w:val="555555"/>
        </w:rPr>
        <w:t>根因</w:t>
      </w:r>
      <w:r>
        <w:rPr>
          <w:rStyle w:val="a4"/>
          <w:rFonts w:ascii="微软雅黑" w:eastAsia="微软雅黑" w:hAnsi="微软雅黑" w:hint="eastAsia"/>
          <w:color w:val="555555"/>
        </w:rPr>
        <w:t xml:space="preserve"> </w:t>
      </w:r>
      <w:r>
        <w:rPr>
          <w:rStyle w:val="a4"/>
          <w:rFonts w:ascii="微软雅黑" w:eastAsia="微软雅黑" w:hAnsi="微软雅黑" w:hint="eastAsia"/>
          <w:color w:val="555555"/>
        </w:rPr>
        <w:t>→</w:t>
      </w:r>
      <w:r>
        <w:rPr>
          <w:rStyle w:val="a4"/>
          <w:rFonts w:ascii="微软雅黑" w:eastAsia="微软雅黑" w:hAnsi="微软雅黑" w:hint="eastAsia"/>
          <w:color w:val="555555"/>
        </w:rPr>
        <w:t xml:space="preserve"> </w:t>
      </w:r>
      <w:r>
        <w:rPr>
          <w:rStyle w:val="a4"/>
          <w:rFonts w:ascii="微软雅黑" w:eastAsia="微软雅黑" w:hAnsi="微软雅黑" w:hint="eastAsia"/>
          <w:color w:val="555555"/>
        </w:rPr>
        <w:t>解决方案</w:t>
      </w:r>
      <w:r>
        <w:rPr>
          <w:rFonts w:ascii="微软雅黑" w:eastAsia="微软雅黑" w:hAnsi="微软雅黑" w:hint="eastAsia"/>
          <w:color w:val="555555"/>
        </w:rPr>
        <w:t>"</w:t>
      </w:r>
      <w:r>
        <w:rPr>
          <w:rFonts w:ascii="微软雅黑" w:eastAsia="微软雅黑" w:hAnsi="微软雅黑" w:hint="eastAsia"/>
          <w:color w:val="555555"/>
        </w:rPr>
        <w:t>组织。这是答辩提问的集中方向，也是报告中最能体现真实工作量与个人贡献的部分。</w:t>
      </w:r>
      <w:r>
        <w:rPr>
          <w:rStyle w:val="a4"/>
          <w:rFonts w:ascii="微软雅黑" w:eastAsia="微软雅黑" w:hAnsi="微软雅黑" w:hint="eastAsia"/>
          <w:color w:val="555555"/>
        </w:rPr>
        <w:t>实施后必须用实际发生的现象与排查过程替换或补充下表内容</w:t>
      </w:r>
      <w:r>
        <w:rPr>
          <w:rFonts w:ascii="微软雅黑" w:eastAsia="微软雅黑" w:hAnsi="微软雅黑" w:hint="eastAsia"/>
          <w:color w:val="555555"/>
        </w:rPr>
        <w:t>——课程明确要求如实记录问题，不得虚构。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2600"/>
        <w:gridCol w:w="2040"/>
        <w:gridCol w:w="3570"/>
        <w:gridCol w:w="1669"/>
      </w:tblGrid>
      <w:tr w:rsidR="00000000" w14:paraId="2E9B9ED1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99912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lastRenderedPageBreak/>
              <w:t>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62CDF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84C1D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根因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0E37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解决方案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74A2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状态</w:t>
            </w:r>
          </w:p>
        </w:tc>
      </w:tr>
      <w:tr w:rsidR="00000000" w14:paraId="446912C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28724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B5943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本机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IDE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启动后端后，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Connection to node -1 could not be established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，或能连上但发送超时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02F9B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后端拿到的是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advertised.listeners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里的容器内地址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kafka:9092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，宿主机无法解析（见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4.6.3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319F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配置双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listener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IDE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调试用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localhost:9094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，容器内用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kafka:9092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B7D4B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24D2C76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01438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87EAC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DataNode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启动后不断报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Cluster ID mismatch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无法写入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46CD9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NameNode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被重复格式化，集群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ID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变更（见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4.6.3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4A69B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启动脚本加格式化守卫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if [ ! -d /data/name/current ]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；必要时清理卷重新初始化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C619A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219702F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397D6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8DE73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WebHDFS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上传报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307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或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Connection refused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到某个内网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EAEA7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未处理两步写入重定向；或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NameNode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DataNode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容器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而客户端在宿主机（见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5.2.3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30A7E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显式取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Location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头再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PUT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；或将应用容器化，或在宿主机侧开启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dfs.client.use.datanode.hostname=true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A5FAE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71B78A3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59035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E2CD8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索引长期处于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yellow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并刷日志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F32CC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单节点环境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number_of_replicas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默认为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，副本无处分配（见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4.5.2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09906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创建索引时显式设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number_of_replicas: 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F4BB0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64647B4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3EC3F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F1908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告警已写库，前端检索立刻查不到，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秒后又能查到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439B0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近实时语义，</w:t>
            </w:r>
            <w:r>
              <w:rPr>
                <w:rStyle w:val="HTML"/>
                <w:rFonts w:hint="eastAsia"/>
                <w:color w:val="222222"/>
              </w:rPr>
              <w:t>refresh_interval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默认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 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2.5.1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9E8C7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属预期行为；测试用例按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"1 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内可见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判定；如需强制可见可调用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_refresh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仅限测试，禁止用于生产路径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80A5C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26A50AF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D9AD7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E10FF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写入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mapper_parsing_exception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，或日期字段解析失败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2F41B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字段类型与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mapping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不符；或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dynamic: strict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下出现未声明字段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F7E28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4.5.2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核对字段名与类型；日期统一用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ISO-8601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带时区格式写入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AADA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4C8F17B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A2155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P-7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18CD1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"UAV-001"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查不到结果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80F78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该字段被建成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text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并被分词拆碎（见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4.5.2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要点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A58A0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编号类字段一律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keyword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；已建错的索引需重建（索引名带版本号正是为此）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AC218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239FA70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8E12B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6FB4C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前端调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/api/**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CORS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7794D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开发阶段前端直连后端端口，绕过了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95752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统一走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相对路径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/api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；开发期用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Vite </w:t>
            </w:r>
            <w:r>
              <w:rPr>
                <w:rStyle w:val="HTML"/>
                <w:rFonts w:hint="eastAsia"/>
                <w:color w:val="222222"/>
              </w:rPr>
              <w:t>server.proxy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指向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不在后端开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CORS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通配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BB9DB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31246BD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D71D3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89B6B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访问偶发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33EA4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后端实例启动慢于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，或实例被压测打挂后未及时摘除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B0083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depends_on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"/>
                <w:rFonts w:hint="eastAsia"/>
                <w:color w:val="222222"/>
              </w:rPr>
              <w:t>healthcheck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保证启动顺序；</w:t>
            </w:r>
            <w:r>
              <w:rPr>
                <w:rStyle w:val="HTML"/>
                <w:rFonts w:hint="eastAsia"/>
                <w:color w:val="222222"/>
              </w:rPr>
              <w:t>proxy_next_upstream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自动切换；调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max_fails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Style w:val="HTML"/>
                <w:rFonts w:hint="eastAsia"/>
                <w:color w:val="222222"/>
              </w:rPr>
              <w:t>fail_timeout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386FC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7309E2E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494B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D9C38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机器狗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无人机坐标显示在地球另一端或海里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2ED8A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geo_point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写入时经纬度顺序颠倒（应为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[</w:t>
            </w:r>
            <w:r>
              <w:rPr>
                <w:rStyle w:val="HTML"/>
                <w:rFonts w:hint="eastAsia"/>
                <w:color w:val="222222"/>
              </w:rPr>
              <w:t>经度</w:t>
            </w:r>
            <w:r>
              <w:rPr>
                <w:rStyle w:val="HTML"/>
                <w:rFonts w:hint="eastAsia"/>
                <w:color w:val="222222"/>
              </w:rPr>
              <w:t xml:space="preserve">, </w:t>
            </w:r>
            <w:r>
              <w:rPr>
                <w:rStyle w:val="HTML"/>
                <w:rFonts w:hint="eastAsia"/>
                <w:color w:val="222222"/>
              </w:rPr>
              <w:t>纬度</w:t>
            </w:r>
            <w:r>
              <w:rPr>
                <w:rStyle w:val="HTML"/>
                <w:rFonts w:hint="eastAsia"/>
                <w:color w:val="222222"/>
              </w:rPr>
              <w:t>]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39500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统一在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DTO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转换处校正；写入前做范围校验（经度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-180</w:t>
            </w:r>
            <w:del w:id="3" w:author="Unknown">
              <w:r>
                <w:rPr>
                  <w:rFonts w:ascii="微软雅黑" w:eastAsia="微软雅黑" w:hAnsi="微软雅黑" w:hint="eastAsia"/>
                  <w:color w:val="222222"/>
                  <w:sz w:val="20"/>
                  <w:szCs w:val="20"/>
                </w:rPr>
                <w:delText>180</w:delText>
              </w:r>
              <w:r>
                <w:rPr>
                  <w:rFonts w:ascii="微软雅黑" w:eastAsia="微软雅黑" w:hAnsi="微软雅黑" w:hint="eastAsia"/>
                  <w:color w:val="222222"/>
                  <w:sz w:val="20"/>
                  <w:szCs w:val="20"/>
                </w:rPr>
                <w:delText>、纬度</w:delText>
              </w:r>
              <w:r>
                <w:rPr>
                  <w:rFonts w:ascii="微软雅黑" w:eastAsia="微软雅黑" w:hAnsi="微软雅黑" w:hint="eastAsia"/>
                  <w:color w:val="222222"/>
                  <w:sz w:val="20"/>
                  <w:szCs w:val="20"/>
                </w:rPr>
                <w:delText xml:space="preserve"> -90</w:delText>
              </w:r>
            </w:del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90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BF4D6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4CE51A9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529A5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F922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中文关键词检索无结果或结果混乱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AA895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默认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standard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分词器不切中文词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647F7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安装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ik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分词插件并用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ik_smart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；受网络限制时降级为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keyword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精确检索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"/>
                <w:rFonts w:hint="eastAsia"/>
                <w:color w:val="222222"/>
              </w:rPr>
              <w:t>wildcard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模糊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7BBBE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1EF503C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39BBC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E52EC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消息重复消费导致告警重复入库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40B40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为至少一次投递语义（见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2.3.4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4756A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消费端按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alarmId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upsert + </w:t>
            </w:r>
            <w:r>
              <w:rPr>
                <w:rStyle w:val="HTML"/>
                <w:rFonts w:hint="eastAsia"/>
                <w:color w:val="222222"/>
              </w:rPr>
              <w:t>alreadyProcessed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判重（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5.2.2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D4CE2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5B481FD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9E0AA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0BBF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深夜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凌晨批量任务与前端统计口径不一致（时间差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小时）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BB7DC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容器默认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UTC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，业务展示用东八区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D4480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全链路统一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Instant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显式时区转换；容器设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TZ=Asia/Shanghai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DD0CF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3017828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F9BA4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6CA4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运行一段时间后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 /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容器被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OOM Killer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杀掉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F02AB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默认堆过大，叠加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Hadoop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超出宿主机内存（见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4.6.3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A3119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限制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ES_JAVA_OPTS=-Xms1g -Xmx1g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；不启动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Kibana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；减少仿真实例数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E5707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743FEA6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F863D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P-15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1A27C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演示时数据全没了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75223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卷未挂载或误用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docker compose down -v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（会删卷）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AE437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卷必须命名并在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compose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中声明；演示前做一次数据备份；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严禁在演示前执行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b/>
                <w:bCs/>
                <w:color w:val="222222"/>
              </w:rPr>
              <w:t>down -v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5E070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预案</w:t>
            </w:r>
          </w:p>
        </w:tc>
      </w:tr>
      <w:tr w:rsidR="00000000" w14:paraId="03CCBC0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11973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E1F7C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后端容器重建后，经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访问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/api/**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持续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，直连实例却正常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ECA53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在启动时解析上游为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并缓存，容器重建后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变化，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仍指向旧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IP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后端启动慢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8A900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部署固定动作：重建后端容器后执行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docker compose restart nginx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；必要时对上游使用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resolver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变量式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proxy_pass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动态解析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C4826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已命中并修复（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S50/S63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，见下方补充</w:t>
            </w:r>
          </w:p>
        </w:tc>
      </w:tr>
      <w:tr w:rsidR="00000000" w14:paraId="435DC14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5570E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P-17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D9B93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无状态令牌无法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登出即失效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；且双实例下内存黑名单会漏放行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A2742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自包含令牌的有效性只由签名与有效期决定，服务端不留状态；后端为双实例负载均衡（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D-4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），单实例内存黑名单无法覆盖另一实例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4DDBF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登出时把令牌编号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jti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写入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吊销表（</w:t>
            </w:r>
            <w:r>
              <w:rPr>
                <w:rStyle w:val="HTML"/>
                <w:rFonts w:hint="eastAsia"/>
                <w:color w:val="222222"/>
              </w:rPr>
              <w:t>_id=jti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TTL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索引），拦截器逐请求按主键校验——吊销状态必须落在共享存储而非进程内存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FCABF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S88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已解决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5.2.8(4)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</w:tbl>
    <w:p w14:paraId="7ECD8501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实施期实测补充（</w:t>
      </w:r>
      <w:r>
        <w:rPr>
          <w:rStyle w:val="a4"/>
          <w:rFonts w:ascii="微软雅黑" w:eastAsia="微软雅黑" w:hAnsi="微软雅黑" w:hint="eastAsia"/>
          <w:color w:val="222222"/>
        </w:rPr>
        <w:t>2026-09-12</w:t>
      </w:r>
      <w:r>
        <w:rPr>
          <w:rStyle w:val="a4"/>
          <w:rFonts w:ascii="微软雅黑" w:eastAsia="微软雅黑" w:hAnsi="微软雅黑" w:hint="eastAsia"/>
          <w:color w:val="222222"/>
        </w:rPr>
        <w:t>，</w:t>
      </w:r>
      <w:r>
        <w:rPr>
          <w:rStyle w:val="a4"/>
          <w:rFonts w:ascii="微软雅黑" w:eastAsia="微软雅黑" w:hAnsi="微软雅黑" w:hint="eastAsia"/>
          <w:color w:val="222222"/>
        </w:rPr>
        <w:t>S50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Fonts w:ascii="微软雅黑" w:eastAsia="微软雅黑" w:hAnsi="微软雅黑" w:hint="eastAsia"/>
          <w:color w:val="222222"/>
        </w:rPr>
        <w:t>：实施中实际发生的问题与排查过程已按上述模板登记于</w:t>
      </w:r>
      <w:r>
        <w:rPr>
          <w:rFonts w:ascii="微软雅黑" w:eastAsia="微软雅黑" w:hAnsi="微软雅黑" w:hint="eastAsia"/>
          <w:color w:val="222222"/>
        </w:rPr>
        <w:t xml:space="preserve"> 6.3.3 </w:t>
      </w:r>
      <w:r>
        <w:rPr>
          <w:rFonts w:ascii="微软雅黑" w:eastAsia="微软雅黑" w:hAnsi="微软雅黑" w:hint="eastAsia"/>
          <w:color w:val="222222"/>
        </w:rPr>
        <w:t>缺陷登记表（</w:t>
      </w:r>
      <w:r>
        <w:rPr>
          <w:rFonts w:ascii="微软雅黑" w:eastAsia="微软雅黑" w:hAnsi="微软雅黑" w:hint="eastAsia"/>
          <w:color w:val="222222"/>
        </w:rPr>
        <w:t>BUG-001~008</w:t>
      </w:r>
      <w:r>
        <w:rPr>
          <w:rFonts w:ascii="微软雅黑" w:eastAsia="微软雅黑" w:hAnsi="微软雅黑" w:hint="eastAsia"/>
          <w:color w:val="222222"/>
        </w:rPr>
        <w:t>），本表预案命中情况如下：</w:t>
      </w:r>
    </w:p>
    <w:p w14:paraId="2D7475FE" w14:textId="77777777" w:rsidR="008D7DB7" w:rsidRDefault="008D7DB7">
      <w:pPr>
        <w:numPr>
          <w:ilvl w:val="0"/>
          <w:numId w:val="28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P-9 </w:t>
      </w:r>
      <w:r>
        <w:rPr>
          <w:rStyle w:val="a4"/>
          <w:rFonts w:ascii="微软雅黑" w:eastAsia="微软雅黑" w:hAnsi="微软雅黑" w:hint="eastAsia"/>
          <w:color w:val="222222"/>
        </w:rPr>
        <w:t>命中变体</w:t>
      </w:r>
      <w:r>
        <w:rPr>
          <w:rFonts w:ascii="微软雅黑" w:eastAsia="微软雅黑" w:hAnsi="微软雅黑" w:hint="eastAsia"/>
          <w:color w:val="222222"/>
        </w:rPr>
        <w:t>：压测期间后端容器重建后</w:t>
      </w:r>
      <w:r>
        <w:rPr>
          <w:rFonts w:ascii="微软雅黑" w:eastAsia="微软雅黑" w:hAnsi="微软雅黑" w:hint="eastAsia"/>
          <w:color w:val="222222"/>
        </w:rPr>
        <w:t xml:space="preserve"> Nginx </w:t>
      </w:r>
      <w:r>
        <w:rPr>
          <w:rFonts w:ascii="微软雅黑" w:eastAsia="微软雅黑" w:hAnsi="微软雅黑" w:hint="eastAsia"/>
          <w:color w:val="222222"/>
        </w:rPr>
        <w:t>仍指向旧上游</w:t>
      </w:r>
      <w:r>
        <w:rPr>
          <w:rFonts w:ascii="微软雅黑" w:eastAsia="微软雅黑" w:hAnsi="微软雅黑" w:hint="eastAsia"/>
          <w:color w:val="222222"/>
        </w:rPr>
        <w:t xml:space="preserve"> IP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Style w:val="HTML"/>
          <w:rFonts w:hint="eastAsia"/>
          <w:color w:val="222222"/>
        </w:rPr>
        <w:t>/api/**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持续</w:t>
      </w:r>
      <w:r>
        <w:rPr>
          <w:rFonts w:ascii="微软雅黑" w:eastAsia="微软雅黑" w:hAnsi="微软雅黑" w:hint="eastAsia"/>
          <w:color w:val="222222"/>
        </w:rPr>
        <w:t xml:space="preserve"> 502</w:t>
      </w:r>
      <w:r>
        <w:rPr>
          <w:rFonts w:ascii="微软雅黑" w:eastAsia="微软雅黑" w:hAnsi="微软雅黑" w:hint="eastAsia"/>
          <w:color w:val="222222"/>
        </w:rPr>
        <w:t>——非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启动慢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而是上游</w:t>
      </w:r>
      <w:r>
        <w:rPr>
          <w:rFonts w:ascii="微软雅黑" w:eastAsia="微软雅黑" w:hAnsi="微软雅黑" w:hint="eastAsia"/>
          <w:color w:val="222222"/>
        </w:rPr>
        <w:t xml:space="preserve"> DNS </w:t>
      </w:r>
      <w:r>
        <w:rPr>
          <w:rFonts w:ascii="微软雅黑" w:eastAsia="微软雅黑" w:hAnsi="微软雅黑" w:hint="eastAsia"/>
          <w:color w:val="222222"/>
        </w:rPr>
        <w:t>解析缓存未刷新，修复动作统一为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重建后端后必须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docker compose restart nginx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（记入部署清单）；</w:t>
      </w:r>
    </w:p>
    <w:p w14:paraId="67DF6A36" w14:textId="77777777" w:rsidR="008D7DB7" w:rsidRDefault="008D7DB7">
      <w:pPr>
        <w:numPr>
          <w:ilvl w:val="0"/>
          <w:numId w:val="28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P-11 </w:t>
      </w:r>
      <w:r>
        <w:rPr>
          <w:rStyle w:val="a4"/>
          <w:rFonts w:ascii="微软雅黑" w:eastAsia="微软雅黑" w:hAnsi="微软雅黑" w:hint="eastAsia"/>
          <w:color w:val="222222"/>
        </w:rPr>
        <w:t>命中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ik </w:t>
      </w:r>
      <w:r>
        <w:rPr>
          <w:rFonts w:ascii="微软雅黑" w:eastAsia="微软雅黑" w:hAnsi="微软雅黑" w:hint="eastAsia"/>
          <w:color w:val="222222"/>
        </w:rPr>
        <w:t>插件因网络受限未安装，按预案降级为短语级匹配（</w:t>
      </w:r>
      <w:r>
        <w:rPr>
          <w:rFonts w:ascii="微软雅黑" w:eastAsia="微软雅黑" w:hAnsi="微软雅黑" w:hint="eastAsia"/>
          <w:color w:val="222222"/>
        </w:rPr>
        <w:t>BUG-004</w:t>
      </w:r>
      <w:r>
        <w:rPr>
          <w:rFonts w:ascii="微软雅黑" w:eastAsia="微软雅黑" w:hAnsi="微软雅黑" w:hint="eastAsia"/>
          <w:color w:val="222222"/>
        </w:rPr>
        <w:t>）；</w:t>
      </w:r>
    </w:p>
    <w:p w14:paraId="00FA8AC3" w14:textId="77777777" w:rsidR="008D7DB7" w:rsidRDefault="008D7DB7">
      <w:pPr>
        <w:numPr>
          <w:ilvl w:val="0"/>
          <w:numId w:val="28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P-12 </w:t>
      </w:r>
      <w:r>
        <w:rPr>
          <w:rStyle w:val="a4"/>
          <w:rFonts w:ascii="微软雅黑" w:eastAsia="微软雅黑" w:hAnsi="微软雅黑" w:hint="eastAsia"/>
          <w:color w:val="222222"/>
        </w:rPr>
        <w:t>命中</w:t>
      </w:r>
      <w:r>
        <w:rPr>
          <w:rFonts w:ascii="微软雅黑" w:eastAsia="微软雅黑" w:hAnsi="微软雅黑" w:hint="eastAsia"/>
          <w:color w:val="222222"/>
        </w:rPr>
        <w:t>：重复消费防护在</w:t>
      </w:r>
      <w:r>
        <w:rPr>
          <w:rFonts w:ascii="微软雅黑" w:eastAsia="微软雅黑" w:hAnsi="微软雅黑" w:hint="eastAsia"/>
          <w:color w:val="222222"/>
        </w:rPr>
        <w:t xml:space="preserve"> TC016</w:t>
      </w:r>
      <w:r>
        <w:rPr>
          <w:rFonts w:ascii="微软雅黑" w:eastAsia="微软雅黑" w:hAnsi="微软雅黑" w:hint="eastAsia"/>
          <w:color w:val="222222"/>
        </w:rPr>
        <w:t>（按</w:t>
      </w:r>
      <w:r>
        <w:rPr>
          <w:rFonts w:ascii="微软雅黑" w:eastAsia="微软雅黑" w:hAnsi="微软雅黑" w:hint="eastAsia"/>
          <w:color w:val="222222"/>
        </w:rPr>
        <w:t xml:space="preserve"> alarmId </w:t>
      </w:r>
      <w:r>
        <w:rPr>
          <w:rFonts w:ascii="微软雅黑" w:eastAsia="微软雅黑" w:hAnsi="微软雅黑" w:hint="eastAsia"/>
          <w:color w:val="222222"/>
        </w:rPr>
        <w:t>重放</w:t>
      </w:r>
      <w:r>
        <w:rPr>
          <w:rFonts w:ascii="微软雅黑" w:eastAsia="微软雅黑" w:hAnsi="微软雅黑" w:hint="eastAsia"/>
          <w:color w:val="222222"/>
        </w:rPr>
        <w:t xml:space="preserve"> 2 </w:t>
      </w:r>
      <w:r>
        <w:rPr>
          <w:rFonts w:ascii="微软雅黑" w:eastAsia="微软雅黑" w:hAnsi="微软雅黑" w:hint="eastAsia"/>
          <w:color w:val="222222"/>
        </w:rPr>
        <w:t>次计数不变）实测生效；</w:t>
      </w:r>
    </w:p>
    <w:p w14:paraId="26AA18F5" w14:textId="77777777" w:rsidR="008D7DB7" w:rsidRDefault="008D7DB7">
      <w:pPr>
        <w:numPr>
          <w:ilvl w:val="0"/>
          <w:numId w:val="28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>其余问题（缺索引、</w:t>
      </w:r>
      <w:r>
        <w:rPr>
          <w:rFonts w:ascii="微软雅黑" w:eastAsia="微软雅黑" w:hAnsi="微软雅黑" w:hint="eastAsia"/>
          <w:color w:val="222222"/>
        </w:rPr>
        <w:t xml:space="preserve">ES total </w:t>
      </w:r>
      <w:r>
        <w:rPr>
          <w:rFonts w:ascii="微软雅黑" w:eastAsia="微软雅黑" w:hAnsi="微软雅黑" w:hint="eastAsia"/>
          <w:color w:val="222222"/>
        </w:rPr>
        <w:t>截断、取消竞态、限流缺失）为实施期新发现，不属预案范围，均已按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现象→排查→根因→修复→回归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闭环记录在</w:t>
      </w:r>
      <w:r>
        <w:rPr>
          <w:rFonts w:ascii="微软雅黑" w:eastAsia="微软雅黑" w:hAnsi="微软雅黑" w:hint="eastAsia"/>
          <w:color w:val="222222"/>
        </w:rPr>
        <w:t xml:space="preserve"> 6.3.3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668C38BC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实施期实测补充（</w:t>
      </w:r>
      <w:r>
        <w:rPr>
          <w:rStyle w:val="a4"/>
          <w:rFonts w:ascii="微软雅黑" w:eastAsia="微软雅黑" w:hAnsi="微软雅黑" w:hint="eastAsia"/>
          <w:color w:val="222222"/>
        </w:rPr>
        <w:t>2026-09-21</w:t>
      </w:r>
      <w:r>
        <w:rPr>
          <w:rStyle w:val="a4"/>
          <w:rFonts w:ascii="微软雅黑" w:eastAsia="微软雅黑" w:hAnsi="微软雅黑" w:hint="eastAsia"/>
          <w:color w:val="222222"/>
        </w:rPr>
        <w:t>，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S85~S88 </w:t>
      </w:r>
      <w:r>
        <w:rPr>
          <w:rStyle w:val="a4"/>
          <w:rFonts w:ascii="微软雅黑" w:eastAsia="微软雅黑" w:hAnsi="微软雅黑" w:hint="eastAsia"/>
          <w:color w:val="222222"/>
        </w:rPr>
        <w:t>课程四项要求）</w:t>
      </w:r>
      <w:r>
        <w:rPr>
          <w:rFonts w:ascii="微软雅黑" w:eastAsia="微软雅黑" w:hAnsi="微软雅黑" w:hint="eastAsia"/>
          <w:color w:val="222222"/>
        </w:rPr>
        <w:t>：</w:t>
      </w:r>
    </w:p>
    <w:p w14:paraId="2C695F73" w14:textId="77777777" w:rsidR="008D7DB7" w:rsidRDefault="008D7DB7">
      <w:pPr>
        <w:numPr>
          <w:ilvl w:val="0"/>
          <w:numId w:val="29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P-17 </w:t>
      </w:r>
      <w:r>
        <w:rPr>
          <w:rStyle w:val="a4"/>
          <w:rFonts w:ascii="微软雅黑" w:eastAsia="微软雅黑" w:hAnsi="微软雅黑" w:hint="eastAsia"/>
          <w:color w:val="222222"/>
        </w:rPr>
        <w:t>命中（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S88 </w:t>
      </w:r>
      <w:r>
        <w:rPr>
          <w:rStyle w:val="a4"/>
          <w:rFonts w:ascii="微软雅黑" w:eastAsia="微软雅黑" w:hAnsi="微软雅黑" w:hint="eastAsia"/>
          <w:color w:val="222222"/>
        </w:rPr>
        <w:t>权限认证）</w:t>
      </w:r>
      <w:r>
        <w:rPr>
          <w:rFonts w:ascii="微软雅黑" w:eastAsia="微软雅黑" w:hAnsi="微软雅黑" w:hint="eastAsia"/>
          <w:color w:val="222222"/>
        </w:rPr>
        <w:t>：实现登出时确认无状态令牌无法主动作废，且双实例下必须用共享吊销表（</w:t>
      </w:r>
      <w:r>
        <w:rPr>
          <w:rFonts w:ascii="微软雅黑" w:eastAsia="微软雅黑" w:hAnsi="微软雅黑" w:hint="eastAsia"/>
          <w:color w:val="222222"/>
        </w:rPr>
        <w:t xml:space="preserve">MongoDB </w:t>
      </w:r>
      <w:r>
        <w:rPr>
          <w:rStyle w:val="HTML"/>
          <w:rFonts w:hint="eastAsia"/>
          <w:color w:val="222222"/>
        </w:rPr>
        <w:t>auth_revoked</w:t>
      </w:r>
      <w:r>
        <w:rPr>
          <w:rFonts w:ascii="微软雅黑" w:eastAsia="微软雅黑" w:hAnsi="微软雅黑" w:hint="eastAsia"/>
          <w:color w:val="222222"/>
        </w:rPr>
        <w:t>）——实测登出后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auth_revoked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文档</w:t>
      </w:r>
      <w:r>
        <w:rPr>
          <w:rFonts w:ascii="微软雅黑" w:eastAsia="微软雅黑" w:hAnsi="微软雅黑" w:hint="eastAsia"/>
          <w:color w:val="222222"/>
        </w:rPr>
        <w:t xml:space="preserve"> 0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>1</w:t>
      </w:r>
      <w:r>
        <w:rPr>
          <w:rFonts w:ascii="微软雅黑" w:eastAsia="微软雅黑" w:hAnsi="微软雅黑" w:hint="eastAsia"/>
          <w:color w:val="222222"/>
        </w:rPr>
        <w:t>、旧令牌复用</w:t>
      </w:r>
      <w:r>
        <w:rPr>
          <w:rFonts w:ascii="微软雅黑" w:eastAsia="微软雅黑" w:hAnsi="微软雅黑" w:hint="eastAsia"/>
          <w:color w:val="222222"/>
        </w:rPr>
        <w:t xml:space="preserve"> 401</w:t>
      </w:r>
      <w:r>
        <w:rPr>
          <w:rFonts w:ascii="微软雅黑" w:eastAsia="微软雅黑" w:hAnsi="微软雅黑" w:hint="eastAsia"/>
          <w:color w:val="222222"/>
        </w:rPr>
        <w:t>，令牌跨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backend-1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Style w:val="HTML"/>
          <w:rFonts w:hint="eastAsia"/>
          <w:color w:val="222222"/>
        </w:rPr>
        <w:t>backend-2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均有效；</w:t>
      </w:r>
    </w:p>
    <w:p w14:paraId="617F8429" w14:textId="77777777" w:rsidR="008D7DB7" w:rsidRDefault="008D7DB7">
      <w:pPr>
        <w:numPr>
          <w:ilvl w:val="0"/>
          <w:numId w:val="29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鉴权开启对测试资产的连带影响（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S88 </w:t>
      </w:r>
      <w:r>
        <w:rPr>
          <w:rStyle w:val="a4"/>
          <w:rFonts w:ascii="微软雅黑" w:eastAsia="微软雅黑" w:hAnsi="微软雅黑" w:hint="eastAsia"/>
          <w:color w:val="222222"/>
        </w:rPr>
        <w:t>新发现）</w:t>
      </w:r>
      <w:r>
        <w:rPr>
          <w:rFonts w:ascii="微软雅黑" w:eastAsia="微软雅黑" w:hAnsi="微软雅黑" w:hint="eastAsia"/>
          <w:color w:val="222222"/>
        </w:rPr>
        <w:t>：所有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/api/**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调用需携带令牌，主回归套件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accept-v06.ps1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已适配并复跑（</w:t>
      </w:r>
      <w:r>
        <w:rPr>
          <w:rFonts w:ascii="微软雅黑" w:eastAsia="微软雅黑" w:hAnsi="微软雅黑" w:hint="eastAsia"/>
          <w:color w:val="222222"/>
        </w:rPr>
        <w:t xml:space="preserve">8 </w:t>
      </w:r>
      <w:r>
        <w:rPr>
          <w:rFonts w:ascii="微软雅黑" w:eastAsia="微软雅黑" w:hAnsi="微软雅黑" w:hint="eastAsia"/>
          <w:color w:val="222222"/>
        </w:rPr>
        <w:t>例请求无一</w:t>
      </w:r>
      <w:r>
        <w:rPr>
          <w:rFonts w:ascii="微软雅黑" w:eastAsia="微软雅黑" w:hAnsi="微软雅黑" w:hint="eastAsia"/>
          <w:color w:val="222222"/>
        </w:rPr>
        <w:t xml:space="preserve"> 401</w:t>
      </w:r>
      <w:r>
        <w:rPr>
          <w:rFonts w:ascii="微软雅黑" w:eastAsia="微软雅黑" w:hAnsi="微软雅黑" w:hint="eastAsia"/>
          <w:color w:val="222222"/>
        </w:rPr>
        <w:t>，其中</w:t>
      </w:r>
      <w:r>
        <w:rPr>
          <w:rFonts w:ascii="微软雅黑" w:eastAsia="微软雅黑" w:hAnsi="微软雅黑" w:hint="eastAsia"/>
          <w:color w:val="222222"/>
        </w:rPr>
        <w:t xml:space="preserve"> 2 </w:t>
      </w:r>
      <w:r>
        <w:rPr>
          <w:rFonts w:ascii="微软雅黑" w:eastAsia="微软雅黑" w:hAnsi="微软雅黑" w:hint="eastAsia"/>
          <w:color w:val="222222"/>
        </w:rPr>
        <w:t>例失败为硬编码测试数据的陈旧问题），</w:t>
      </w:r>
      <w:r>
        <w:rPr>
          <w:rFonts w:ascii="微软雅黑" w:eastAsia="微软雅黑" w:hAnsi="微软雅黑" w:hint="eastAsia"/>
          <w:color w:val="222222"/>
        </w:rPr>
        <w:t xml:space="preserve">JMeter </w:t>
      </w:r>
      <w:r>
        <w:rPr>
          <w:rFonts w:ascii="微软雅黑" w:eastAsia="微软雅黑" w:hAnsi="微软雅黑" w:hint="eastAsia"/>
          <w:color w:val="222222"/>
        </w:rPr>
        <w:t>与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accept-s50-*.ps1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尚待适配——</w:t>
      </w:r>
      <w:r>
        <w:rPr>
          <w:rStyle w:val="a4"/>
          <w:rFonts w:ascii="微软雅黑" w:eastAsia="微软雅黑" w:hAnsi="微软雅黑" w:hint="eastAsia"/>
          <w:color w:val="222222"/>
        </w:rPr>
        <w:t>历史性能数据为鉴权前测量值</w:t>
      </w:r>
      <w:r>
        <w:rPr>
          <w:rFonts w:ascii="微软雅黑" w:eastAsia="微软雅黑" w:hAnsi="微软雅黑" w:hint="eastAsia"/>
          <w:color w:val="222222"/>
        </w:rPr>
        <w:t>，如实标注；</w:t>
      </w:r>
    </w:p>
    <w:p w14:paraId="73FDFA60" w14:textId="77777777" w:rsidR="008D7DB7" w:rsidRDefault="008D7DB7">
      <w:pPr>
        <w:numPr>
          <w:ilvl w:val="0"/>
          <w:numId w:val="29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备份恢复比对（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S87 </w:t>
      </w:r>
      <w:r>
        <w:rPr>
          <w:rStyle w:val="a4"/>
          <w:rFonts w:ascii="微软雅黑" w:eastAsia="微软雅黑" w:hAnsi="微软雅黑" w:hint="eastAsia"/>
          <w:color w:val="222222"/>
        </w:rPr>
        <w:t>新发现）</w:t>
      </w:r>
      <w:r>
        <w:rPr>
          <w:rFonts w:ascii="微软雅黑" w:eastAsia="微软雅黑" w:hAnsi="微软雅黑" w:hint="eastAsia"/>
          <w:color w:val="222222"/>
        </w:rPr>
        <w:t>：仅暂停仿真的导出窗口内，后端离线检测器补发了一条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DEVICE_OFFLINE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告警，导致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alarm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集合比对出现</w:t>
      </w:r>
      <w:r>
        <w:rPr>
          <w:rFonts w:ascii="微软雅黑" w:eastAsia="微软雅黑" w:hAnsi="微软雅黑" w:hint="eastAsia"/>
          <w:color w:val="222222"/>
        </w:rPr>
        <w:t xml:space="preserve"> 1 </w:t>
      </w:r>
      <w:r>
        <w:rPr>
          <w:rFonts w:ascii="微软雅黑" w:eastAsia="微软雅黑" w:hAnsi="微软雅黑" w:hint="eastAsia"/>
          <w:color w:val="222222"/>
        </w:rPr>
        <w:t>条差异；改为同时暂停全部写入方（</w:t>
      </w:r>
      <w:r>
        <w:rPr>
          <w:rFonts w:ascii="微软雅黑" w:eastAsia="微软雅黑" w:hAnsi="微软雅黑" w:hint="eastAsia"/>
          <w:color w:val="222222"/>
        </w:rPr>
        <w:t xml:space="preserve">4 </w:t>
      </w:r>
      <w:r>
        <w:rPr>
          <w:rFonts w:ascii="微软雅黑" w:eastAsia="微软雅黑" w:hAnsi="微软雅黑" w:hint="eastAsia"/>
          <w:color w:val="222222"/>
        </w:rPr>
        <w:t>仿真</w:t>
      </w:r>
      <w:r>
        <w:rPr>
          <w:rFonts w:ascii="微软雅黑" w:eastAsia="微软雅黑" w:hAnsi="微软雅黑" w:hint="eastAsia"/>
          <w:color w:val="222222"/>
        </w:rPr>
        <w:t xml:space="preserve"> + 2 </w:t>
      </w:r>
      <w:r>
        <w:rPr>
          <w:rFonts w:ascii="微软雅黑" w:eastAsia="微软雅黑" w:hAnsi="微软雅黑" w:hint="eastAsia"/>
          <w:color w:val="222222"/>
        </w:rPr>
        <w:t>后端）后</w:t>
      </w:r>
      <w:r>
        <w:rPr>
          <w:rFonts w:ascii="微软雅黑" w:eastAsia="微软雅黑" w:hAnsi="微软雅黑" w:hint="eastAsia"/>
          <w:color w:val="222222"/>
        </w:rPr>
        <w:t xml:space="preserve"> 6/6 </w:t>
      </w:r>
      <w:r>
        <w:rPr>
          <w:rFonts w:ascii="微软雅黑" w:eastAsia="微软雅黑" w:hAnsi="微软雅黑" w:hint="eastAsia"/>
          <w:color w:val="222222"/>
        </w:rPr>
        <w:t>集合计数一致——备份一致性验证必须构造完全静态窗口；</w:t>
      </w:r>
    </w:p>
    <w:p w14:paraId="717B1AC6" w14:textId="77777777" w:rsidR="008D7DB7" w:rsidRDefault="008D7DB7">
      <w:pPr>
        <w:numPr>
          <w:ilvl w:val="0"/>
          <w:numId w:val="29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并发压测（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S86 </w:t>
      </w:r>
      <w:r>
        <w:rPr>
          <w:rStyle w:val="a4"/>
          <w:rFonts w:ascii="微软雅黑" w:eastAsia="微软雅黑" w:hAnsi="微软雅黑" w:hint="eastAsia"/>
          <w:color w:val="222222"/>
        </w:rPr>
        <w:t>新发现）</w:t>
      </w:r>
      <w:r>
        <w:rPr>
          <w:rFonts w:ascii="微软雅黑" w:eastAsia="微软雅黑" w:hAnsi="微软雅黑" w:hint="eastAsia"/>
          <w:color w:val="222222"/>
        </w:rPr>
        <w:t>：逐条新开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kafka-console-producer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的写法因每次</w:t>
      </w:r>
      <w:r>
        <w:rPr>
          <w:rFonts w:ascii="微软雅黑" w:eastAsia="微软雅黑" w:hAnsi="微软雅黑" w:hint="eastAsia"/>
          <w:color w:val="222222"/>
        </w:rPr>
        <w:t xml:space="preserve"> JVM </w:t>
      </w:r>
      <w:r>
        <w:rPr>
          <w:rFonts w:ascii="微软雅黑" w:eastAsia="微软雅黑" w:hAnsi="微软雅黑" w:hint="eastAsia"/>
          <w:color w:val="222222"/>
        </w:rPr>
        <w:t>启动约</w:t>
      </w:r>
      <w:r>
        <w:rPr>
          <w:rFonts w:ascii="微软雅黑" w:eastAsia="微软雅黑" w:hAnsi="微软雅黑" w:hint="eastAsia"/>
          <w:color w:val="222222"/>
        </w:rPr>
        <w:t xml:space="preserve"> 0.5 s</w:t>
      </w:r>
      <w:r>
        <w:rPr>
          <w:rFonts w:ascii="微软雅黑" w:eastAsia="微软雅黑" w:hAnsi="微软雅黑" w:hint="eastAsia"/>
          <w:color w:val="222222"/>
        </w:rPr>
        <w:t>，实测只注入</w:t>
      </w:r>
      <w:r>
        <w:rPr>
          <w:rFonts w:ascii="微软雅黑" w:eastAsia="微软雅黑" w:hAnsi="微软雅黑" w:hint="eastAsia"/>
          <w:color w:val="222222"/>
        </w:rPr>
        <w:t xml:space="preserve"> 1,122/3,000 </w:t>
      </w:r>
      <w:r>
        <w:rPr>
          <w:rFonts w:ascii="微软雅黑" w:eastAsia="微软雅黑" w:hAnsi="微软雅黑" w:hint="eastAsia"/>
          <w:color w:val="222222"/>
        </w:rPr>
        <w:t>条；改为每设备一个长驻生产者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定时喂流后注入</w:t>
      </w:r>
      <w:r>
        <w:rPr>
          <w:rFonts w:ascii="微软雅黑" w:eastAsia="微软雅黑" w:hAnsi="微软雅黑" w:hint="eastAsia"/>
          <w:color w:val="222222"/>
        </w:rPr>
        <w:t xml:space="preserve"> 3,000/3,000 </w:t>
      </w:r>
      <w:r>
        <w:rPr>
          <w:rFonts w:ascii="微软雅黑" w:eastAsia="微软雅黑" w:hAnsi="微软雅黑" w:hint="eastAsia"/>
          <w:color w:val="222222"/>
        </w:rPr>
        <w:t>且丢失</w:t>
      </w:r>
      <w:r>
        <w:rPr>
          <w:rFonts w:ascii="微软雅黑" w:eastAsia="微软雅黑" w:hAnsi="微软雅黑" w:hint="eastAsia"/>
          <w:color w:val="222222"/>
        </w:rPr>
        <w:t xml:space="preserve"> 0 </w:t>
      </w:r>
      <w:r>
        <w:rPr>
          <w:rFonts w:ascii="微软雅黑" w:eastAsia="微软雅黑" w:hAnsi="微软雅黑" w:hint="eastAsia"/>
          <w:color w:val="222222"/>
        </w:rPr>
        <w:t>条——</w:t>
      </w:r>
      <w:r>
        <w:rPr>
          <w:rStyle w:val="a4"/>
          <w:rFonts w:ascii="微软雅黑" w:eastAsia="微软雅黑" w:hAnsi="微软雅黑" w:hint="eastAsia"/>
          <w:color w:val="222222"/>
        </w:rPr>
        <w:t>压测脚本自身的性能缺陷会伪装成被测系统的缺陷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1ABF1F55" w14:textId="77777777" w:rsidR="008D7DB7" w:rsidRDefault="008D7DB7">
      <w:pPr>
        <w:numPr>
          <w:ilvl w:val="0"/>
          <w:numId w:val="29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测试资产陈旧（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S90 </w:t>
      </w:r>
      <w:r>
        <w:rPr>
          <w:rStyle w:val="a4"/>
          <w:rFonts w:ascii="微软雅黑" w:eastAsia="微软雅黑" w:hAnsi="微软雅黑" w:hint="eastAsia"/>
          <w:color w:val="222222"/>
        </w:rPr>
        <w:t>集中修复，共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7 </w:t>
      </w:r>
      <w:r>
        <w:rPr>
          <w:rStyle w:val="a4"/>
          <w:rFonts w:ascii="微软雅黑" w:eastAsia="微软雅黑" w:hAnsi="微软雅黑" w:hint="eastAsia"/>
          <w:color w:val="222222"/>
        </w:rPr>
        <w:t>处）</w:t>
      </w:r>
      <w:r>
        <w:rPr>
          <w:rFonts w:ascii="微软雅黑" w:eastAsia="微软雅黑" w:hAnsi="微软雅黑" w:hint="eastAsia"/>
          <w:color w:val="222222"/>
        </w:rPr>
        <w:t>：鉴权开启与数据清理后复跑历史脚本，暴露出大量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看起来是产品缺陷、实际是测试资产过期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的假失败：①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硬编码告警编号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pt3k-00002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已被</w:t>
      </w:r>
      <w:r>
        <w:rPr>
          <w:rFonts w:ascii="微软雅黑" w:eastAsia="微软雅黑" w:hAnsi="微软雅黑" w:hint="eastAsia"/>
          <w:color w:val="222222"/>
        </w:rPr>
        <w:t xml:space="preserve"> S74 </w:t>
      </w:r>
      <w:r>
        <w:rPr>
          <w:rFonts w:ascii="微软雅黑" w:eastAsia="微软雅黑" w:hAnsi="微软雅黑" w:hint="eastAsia"/>
          <w:color w:val="222222"/>
        </w:rPr>
        <w:t>清理（</w:t>
      </w:r>
      <w:r>
        <w:rPr>
          <w:rFonts w:ascii="微软雅黑" w:eastAsia="微软雅黑" w:hAnsi="微软雅黑" w:hint="eastAsia"/>
          <w:color w:val="222222"/>
        </w:rPr>
        <w:t>V-5</w:t>
      </w:r>
      <w:r>
        <w:rPr>
          <w:rFonts w:ascii="微软雅黑" w:eastAsia="微软雅黑" w:hAnsi="微软雅黑" w:hint="eastAsia"/>
          <w:color w:val="222222"/>
        </w:rPr>
        <w:t>）；②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检索关键词</w:t>
      </w:r>
      <w:r>
        <w:rPr>
          <w:rFonts w:ascii="微软雅黑" w:eastAsia="微软雅黑" w:hAnsi="微软雅黑" w:hint="eastAsia"/>
          <w:color w:val="222222"/>
        </w:rPr>
        <w:t xml:space="preserve"> 24 h </w:t>
      </w:r>
      <w:r>
        <w:rPr>
          <w:rFonts w:ascii="微软雅黑" w:eastAsia="微软雅黑" w:hAnsi="微软雅黑" w:hint="eastAsia"/>
          <w:color w:val="222222"/>
        </w:rPr>
        <w:t>窗口内语料为</w:t>
      </w:r>
      <w:r>
        <w:rPr>
          <w:rFonts w:ascii="微软雅黑" w:eastAsia="微软雅黑" w:hAnsi="微软雅黑" w:hint="eastAsia"/>
          <w:color w:val="222222"/>
        </w:rPr>
        <w:t xml:space="preserve"> 0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>V-7</w:t>
      </w:r>
      <w:r>
        <w:rPr>
          <w:rFonts w:ascii="微软雅黑" w:eastAsia="微软雅黑" w:hAnsi="微软雅黑" w:hint="eastAsia"/>
          <w:color w:val="222222"/>
        </w:rPr>
        <w:t>）；③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IT009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仍是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未实现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的硬编码结论，而能力早在</w:t>
      </w:r>
      <w:r>
        <w:rPr>
          <w:rFonts w:ascii="微软雅黑" w:eastAsia="微软雅黑" w:hAnsi="微软雅黑" w:hint="eastAsia"/>
          <w:color w:val="222222"/>
        </w:rPr>
        <w:t xml:space="preserve"> v0.6 </w:t>
      </w:r>
      <w:r>
        <w:rPr>
          <w:rFonts w:ascii="微软雅黑" w:eastAsia="微软雅黑" w:hAnsi="微软雅黑" w:hint="eastAsia"/>
          <w:color w:val="222222"/>
        </w:rPr>
        <w:t>已交付；④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建任务脚本硬编码设备，设备忙时服务端正确返回</w:t>
      </w:r>
      <w:r>
        <w:rPr>
          <w:rFonts w:ascii="微软雅黑" w:eastAsia="微软雅黑" w:hAnsi="微软雅黑" w:hint="eastAsia"/>
          <w:color w:val="222222"/>
        </w:rPr>
        <w:t xml:space="preserve"> 409 </w:t>
      </w:r>
      <w:r>
        <w:rPr>
          <w:rFonts w:ascii="微软雅黑" w:eastAsia="微软雅黑" w:hAnsi="微软雅黑" w:hint="eastAsia"/>
          <w:color w:val="222222"/>
        </w:rPr>
        <w:t>被记为失败（</w:t>
      </w:r>
      <w:r>
        <w:rPr>
          <w:rFonts w:ascii="微软雅黑" w:eastAsia="微软雅黑" w:hAnsi="微软雅黑" w:hint="eastAsia"/>
          <w:color w:val="222222"/>
        </w:rPr>
        <w:t>IT005</w:t>
      </w:r>
      <w:r>
        <w:rPr>
          <w:rFonts w:ascii="微软雅黑" w:eastAsia="微软雅黑" w:hAnsi="微软雅黑" w:hint="eastAsia"/>
          <w:color w:val="222222"/>
        </w:rPr>
        <w:t>）；⑤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固定临时文件名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未校验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hdfs dfs -get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Fonts w:ascii="微软雅黑" w:eastAsia="微软雅黑" w:hAnsi="微软雅黑" w:hint="eastAsia"/>
          <w:color w:val="222222"/>
        </w:rPr>
        <w:t xml:space="preserve">S82 </w:t>
      </w:r>
      <w:r>
        <w:rPr>
          <w:rFonts w:ascii="微软雅黑" w:eastAsia="微软雅黑" w:hAnsi="微软雅黑" w:hint="eastAsia"/>
          <w:color w:val="222222"/>
        </w:rPr>
        <w:t>重生成证据图后读到遗留文件导致</w:t>
      </w:r>
      <w:r>
        <w:rPr>
          <w:rFonts w:ascii="微软雅黑" w:eastAsia="微软雅黑" w:hAnsi="微软雅黑" w:hint="eastAsia"/>
          <w:color w:val="222222"/>
        </w:rPr>
        <w:t xml:space="preserve"> MD5 </w:t>
      </w:r>
      <w:r>
        <w:rPr>
          <w:rFonts w:ascii="微软雅黑" w:eastAsia="微软雅黑" w:hAnsi="微软雅黑" w:hint="eastAsia"/>
          <w:color w:val="222222"/>
        </w:rPr>
        <w:t>误报不一致（</w:t>
      </w:r>
      <w:r>
        <w:rPr>
          <w:rFonts w:ascii="微软雅黑" w:eastAsia="微软雅黑" w:hAnsi="微软雅黑" w:hint="eastAsia"/>
          <w:color w:val="222222"/>
        </w:rPr>
        <w:t>TC018</w:t>
      </w:r>
      <w:r>
        <w:rPr>
          <w:rFonts w:ascii="微软雅黑" w:eastAsia="微软雅黑" w:hAnsi="微软雅黑" w:hint="eastAsia"/>
          <w:color w:val="222222"/>
        </w:rPr>
        <w:t>）；⑥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目录规范脚本只认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.png</w:t>
      </w:r>
      <w:r>
        <w:rPr>
          <w:rFonts w:ascii="微软雅黑" w:eastAsia="微软雅黑" w:hAnsi="微软雅黑" w:hint="eastAsia"/>
          <w:color w:val="222222"/>
        </w:rPr>
        <w:t>，把</w:t>
      </w:r>
      <w:r>
        <w:rPr>
          <w:rFonts w:ascii="微软雅黑" w:eastAsia="微软雅黑" w:hAnsi="微软雅黑" w:hint="eastAsia"/>
          <w:color w:val="222222"/>
        </w:rPr>
        <w:t xml:space="preserve"> S75 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Fonts w:ascii="微软雅黑" w:eastAsia="微软雅黑" w:hAnsi="微软雅黑" w:hint="eastAsia"/>
          <w:color w:val="222222"/>
        </w:rPr>
        <w:t xml:space="preserve"> 5 </w:t>
      </w:r>
      <w:r>
        <w:rPr>
          <w:rFonts w:ascii="微软雅黑" w:eastAsia="微软雅黑" w:hAnsi="微软雅黑" w:hint="eastAsia"/>
          <w:color w:val="222222"/>
        </w:rPr>
        <w:t>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.jpg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现场照片误判为违规（</w:t>
      </w:r>
      <w:r>
        <w:rPr>
          <w:rFonts w:ascii="微软雅黑" w:eastAsia="微软雅黑" w:hAnsi="微软雅黑" w:hint="eastAsia"/>
          <w:color w:val="222222"/>
        </w:rPr>
        <w:t>TC019</w:t>
      </w:r>
      <w:r>
        <w:rPr>
          <w:rFonts w:ascii="微软雅黑" w:eastAsia="微软雅黑" w:hAnsi="微软雅黑" w:hint="eastAsia"/>
          <w:color w:val="222222"/>
        </w:rPr>
        <w:t>）；⑦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TC021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仍是硬编码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FAIL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>TC021</w:t>
      </w:r>
      <w:r>
        <w:rPr>
          <w:rFonts w:ascii="微软雅黑" w:eastAsia="微软雅黑" w:hAnsi="微软雅黑" w:hint="eastAsia"/>
          <w:color w:val="222222"/>
        </w:rPr>
        <w:t>）。</w:t>
      </w:r>
      <w:r>
        <w:rPr>
          <w:rStyle w:val="a4"/>
          <w:rFonts w:ascii="微软雅黑" w:eastAsia="微软雅黑" w:hAnsi="微软雅黑" w:hint="eastAsia"/>
          <w:color w:val="222222"/>
        </w:rPr>
        <w:t>教训</w:t>
      </w:r>
      <w:r>
        <w:rPr>
          <w:rFonts w:ascii="微软雅黑" w:eastAsia="微软雅黑" w:hAnsi="微软雅黑" w:hint="eastAsia"/>
          <w:color w:val="222222"/>
        </w:rPr>
        <w:t>：验收脚本必须自给自足（自注入数据、唯一临时文件、按当前状态动态选样），并用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git grep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复核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结论性断言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是否已被后续版本推翻——否则回归报告会持续发出错误的红色信号，掩盖真实缺陷。修复后基线：</w:t>
      </w:r>
      <w:r>
        <w:rPr>
          <w:rStyle w:val="HTML"/>
          <w:rFonts w:hint="eastAsia"/>
          <w:color w:val="222222"/>
        </w:rPr>
        <w:lastRenderedPageBreak/>
        <w:t>accept-s50-it</w:t>
      </w:r>
      <w:r>
        <w:rPr>
          <w:rFonts w:ascii="微软雅黑" w:eastAsia="微软雅黑" w:hAnsi="微软雅黑" w:hint="eastAsia"/>
          <w:color w:val="222222"/>
        </w:rPr>
        <w:t xml:space="preserve"> 15/0/1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accept-s50-tc</w:t>
      </w:r>
      <w:r>
        <w:rPr>
          <w:rFonts w:ascii="微软雅黑" w:eastAsia="微软雅黑" w:hAnsi="微软雅黑" w:hint="eastAsia"/>
          <w:color w:val="222222"/>
        </w:rPr>
        <w:t xml:space="preserve"> 22/0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accept-s50-tc2</w:t>
      </w:r>
      <w:r>
        <w:rPr>
          <w:rFonts w:ascii="微软雅黑" w:eastAsia="微软雅黑" w:hAnsi="微软雅黑" w:hint="eastAsia"/>
          <w:color w:val="222222"/>
        </w:rPr>
        <w:t xml:space="preserve"> 14/0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accept-v06</w:t>
      </w:r>
      <w:r>
        <w:rPr>
          <w:rFonts w:ascii="微软雅黑" w:eastAsia="微软雅黑" w:hAnsi="微软雅黑" w:hint="eastAsia"/>
          <w:color w:val="222222"/>
        </w:rPr>
        <w:t xml:space="preserve"> 8/0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2026-09-21 </w:t>
      </w:r>
      <w:r>
        <w:rPr>
          <w:rFonts w:ascii="微软雅黑" w:eastAsia="微软雅黑" w:hAnsi="微软雅黑" w:hint="eastAsia"/>
          <w:color w:val="222222"/>
        </w:rPr>
        <w:t>实测）。</w:t>
      </w:r>
    </w:p>
    <w:p w14:paraId="3121CE0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【待回填】剩余项</w:t>
      </w:r>
      <w:r>
        <w:rPr>
          <w:rFonts w:ascii="微软雅黑" w:eastAsia="微软雅黑" w:hAnsi="微软雅黑" w:hint="eastAsia"/>
          <w:color w:val="222222"/>
        </w:rPr>
        <w:t>：①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每条问题的真实日志片段与截图（</w:t>
      </w:r>
      <w:r>
        <w:rPr>
          <w:rFonts w:ascii="微软雅黑" w:eastAsia="微软雅黑" w:hAnsi="微软雅黑" w:hint="eastAsia"/>
          <w:color w:val="222222"/>
        </w:rPr>
        <w:t xml:space="preserve">6.3.3 </w:t>
      </w:r>
      <w:r>
        <w:rPr>
          <w:rFonts w:ascii="微软雅黑" w:eastAsia="微软雅黑" w:hAnsi="微软雅黑" w:hint="eastAsia"/>
          <w:color w:val="222222"/>
        </w:rPr>
        <w:t>各</w:t>
      </w:r>
      <w:r>
        <w:rPr>
          <w:rFonts w:ascii="微软雅黑" w:eastAsia="微软雅黑" w:hAnsi="微软雅黑" w:hint="eastAsia"/>
          <w:color w:val="222222"/>
        </w:rPr>
        <w:t xml:space="preserve"> BUG </w:t>
      </w:r>
      <w:r>
        <w:rPr>
          <w:rFonts w:ascii="微软雅黑" w:eastAsia="微软雅黑" w:hAnsi="微软雅黑" w:hint="eastAsia"/>
          <w:color w:val="222222"/>
        </w:rPr>
        <w:t>的定位过程已有命令与数据证据，日志截图可补）；②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实际耗时（用于</w:t>
      </w:r>
      <w:r>
        <w:rPr>
          <w:rFonts w:ascii="微软雅黑" w:eastAsia="微软雅黑" w:hAnsi="微软雅黑" w:hint="eastAsia"/>
          <w:color w:val="222222"/>
        </w:rPr>
        <w:t xml:space="preserve"> 3.4.3 </w:t>
      </w:r>
      <w:r>
        <w:rPr>
          <w:rFonts w:ascii="微软雅黑" w:eastAsia="微软雅黑" w:hAnsi="微软雅黑" w:hint="eastAsia"/>
          <w:color w:val="222222"/>
        </w:rPr>
        <w:t>进度复盘）；③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小组内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谁排查的、怎么定位的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——个人总结报告素材。</w:t>
      </w:r>
    </w:p>
    <w:p w14:paraId="78E9CDB0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5.4 </w:t>
      </w:r>
      <w:r>
        <w:rPr>
          <w:rFonts w:ascii="微软雅黑" w:eastAsia="微软雅黑" w:hAnsi="微软雅黑" w:hint="eastAsia"/>
          <w:color w:val="222222"/>
        </w:rPr>
        <w:t>系统运行效果截图</w:t>
      </w:r>
    </w:p>
    <w:p w14:paraId="3C84CF66" w14:textId="77777777" w:rsidR="008D7DB7" w:rsidRDefault="008D7DB7">
      <w:pPr>
        <w:pStyle w:val="a3"/>
        <w:shd w:val="clear" w:color="auto" w:fill="FAFAFA"/>
        <w:divId w:val="1820807187"/>
        <w:rPr>
          <w:rFonts w:ascii="微软雅黑" w:eastAsia="微软雅黑" w:hAnsi="微软雅黑" w:hint="eastAsia"/>
          <w:color w:val="555555"/>
        </w:rPr>
      </w:pPr>
      <w:r>
        <w:rPr>
          <w:rStyle w:val="a4"/>
          <w:rFonts w:ascii="微软雅黑" w:eastAsia="微软雅黑" w:hAnsi="微软雅黑" w:hint="eastAsia"/>
          <w:color w:val="555555"/>
        </w:rPr>
        <w:t>本节全部内容标记为【待回填】，须在系统实际运行后截图，并配套</w:t>
      </w:r>
      <w:r>
        <w:rPr>
          <w:rStyle w:val="a4"/>
          <w:rFonts w:ascii="微软雅黑" w:eastAsia="微软雅黑" w:hAnsi="微软雅黑" w:hint="eastAsia"/>
          <w:color w:val="555555"/>
        </w:rPr>
        <w:t>"</w:t>
      </w:r>
      <w:r>
        <w:rPr>
          <w:rStyle w:val="a4"/>
          <w:rFonts w:ascii="微软雅黑" w:eastAsia="微软雅黑" w:hAnsi="微软雅黑" w:hint="eastAsia"/>
          <w:color w:val="555555"/>
        </w:rPr>
        <w:t>图号</w:t>
      </w:r>
      <w:r>
        <w:rPr>
          <w:rStyle w:val="a4"/>
          <w:rFonts w:ascii="微软雅黑" w:eastAsia="微软雅黑" w:hAnsi="微软雅黑" w:hint="eastAsia"/>
          <w:color w:val="555555"/>
        </w:rPr>
        <w:t xml:space="preserve"> + </w:t>
      </w:r>
      <w:r>
        <w:rPr>
          <w:rStyle w:val="a4"/>
          <w:rFonts w:ascii="微软雅黑" w:eastAsia="微软雅黑" w:hAnsi="微软雅黑" w:hint="eastAsia"/>
          <w:color w:val="555555"/>
        </w:rPr>
        <w:t>图注</w:t>
      </w:r>
      <w:r>
        <w:rPr>
          <w:rStyle w:val="a4"/>
          <w:rFonts w:ascii="微软雅黑" w:eastAsia="微软雅黑" w:hAnsi="微软雅黑" w:hint="eastAsia"/>
          <w:color w:val="555555"/>
        </w:rPr>
        <w:t>"</w:t>
      </w:r>
      <w:r>
        <w:rPr>
          <w:rStyle w:val="a4"/>
          <w:rFonts w:ascii="微软雅黑" w:eastAsia="微软雅黑" w:hAnsi="微软雅黑" w:hint="eastAsia"/>
          <w:color w:val="555555"/>
        </w:rPr>
        <w:t>（报告规范要求图文并茂、图有图注）。截图中不得出现与本设计不符的界面元素。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1402"/>
        <w:gridCol w:w="5589"/>
        <w:gridCol w:w="744"/>
      </w:tblGrid>
      <w:tr w:rsidR="00000000" w14:paraId="70FA48DD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155CA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图号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8FB83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图注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9B48D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截图内容要求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46035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状态</w:t>
            </w:r>
          </w:p>
        </w:tc>
      </w:tr>
      <w:tr w:rsidR="00000000" w14:paraId="2E66374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CA2B9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F709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容器编排启动状态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34AF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docker compose ps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输出，六组件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应用均为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Up/healthy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34CB4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0A42755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63A79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21FF6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HDFS Web UI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51378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NameNode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概览页，含容量、块数、副本数配置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CB95E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161C3A0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9B795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8A10E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巡检影像目录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B7977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/inspection/alarm_snapshot/2026/09/08/UAV-001/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下文件列表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3B258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4D112A5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EA49E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20E67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主题列表与分区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36907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kafka-topics.sh --describe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输出，展示分区数与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ISR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50FD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38628D4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912EA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B6C21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消息生产消费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40998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消费者控制台输出，展示同一设备消息有序入同一分区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4F0AE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76EB475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D371B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BED39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集合与文档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C8650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告警文档含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review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复核子文档与证据链路径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D9A71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3719711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1C9A5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5ABFD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mapping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7DB38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GET /inspection_alarm_v3/_mapping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输出，</w:t>
            </w:r>
            <w:r>
              <w:rPr>
                <w:rStyle w:val="HTML"/>
                <w:rFonts w:hint="eastAsia"/>
                <w:color w:val="222222"/>
              </w:rPr>
              <w:t>geo_point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keyword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字段可见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5E276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50982FA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13F8F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43D9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组合检索结果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F34AB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地理半径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类型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时间组合查询的命中结果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85303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512EC2B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6933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E0C5D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Kibana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仪表盘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12B8F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告警类型分布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时间趋势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地理分布三图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4F099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5661A80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F1960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14EAA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前端设备地图总览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79C76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无人机与机器狗图标分布、告警点叠加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E48F7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0D4273D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77A58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16F4F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前端告警中心与详情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C1043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告警列表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高空原图与机器狗红外复核图并列展示（业务亮点）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CCAE2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7D21BDA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62352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9DE84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前端任务下发与跟踪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E557E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任务表单、状态流转、任务日志时间轴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69AD1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7525132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7533A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4AE62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前端统计看板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6D571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在线率、完成率、告警趋势图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B3DCA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0CF5865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5D0E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1327E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负载均衡效果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EF193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多次刷新命中不同实例号（</w:t>
            </w:r>
            <w:r>
              <w:rPr>
                <w:rStyle w:val="HTML"/>
                <w:rFonts w:hint="eastAsia"/>
                <w:color w:val="222222"/>
              </w:rPr>
              <w:t>X-Backend-Instance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A751A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3DCE037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2F4A1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3B0F3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停实例后的故障转移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C3217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停掉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backend-1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后请求仍正常返回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E7E1C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1BB9A4C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68849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B4495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设备离线检测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6E3AF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关闭仿真后设备状态变为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OFFLINE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且生成告警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D8DD9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  <w:tr w:rsidR="00000000" w14:paraId="6950972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F22AE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64888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登录页与鉴权（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S88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D68E1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登录页界面（含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可点击的演示账号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chip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，点击自动填入）；登录后侧边栏显示当前用户与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退出登录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；未登录直接访问业务地址被重定向回登录页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16DE0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【待回填】</w:t>
            </w:r>
          </w:p>
        </w:tc>
      </w:tr>
    </w:tbl>
    <w:p w14:paraId="53C44AA6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5.5 </w:t>
      </w:r>
      <w:r>
        <w:rPr>
          <w:rFonts w:ascii="微软雅黑" w:eastAsia="微软雅黑" w:hAnsi="微软雅黑" w:hint="eastAsia"/>
          <w:color w:val="222222"/>
        </w:rPr>
        <w:t>本章小结</w:t>
      </w:r>
    </w:p>
    <w:p w14:paraId="2C70B013" w14:textId="77777777" w:rsidR="008D7DB7" w:rsidRDefault="008D7DB7">
      <w:pPr>
        <w:pStyle w:val="2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本章按</w:t>
      </w:r>
      <w:r>
        <w:rPr>
          <w:rFonts w:ascii="微软雅黑" w:eastAsia="微软雅黑" w:hAnsi="微软雅黑" w:hint="eastAsia"/>
          <w:color w:val="222222"/>
        </w:rPr>
        <w:t xml:space="preserve"> 4.4 </w:t>
      </w:r>
      <w:r>
        <w:rPr>
          <w:rFonts w:ascii="微软雅黑" w:eastAsia="微软雅黑" w:hAnsi="微软雅黑" w:hint="eastAsia"/>
          <w:color w:val="222222"/>
        </w:rPr>
        <w:t>节的模块划分给出了九个模块的详细设计与关键实现。设备仿真模块采用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航点插值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噪声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的连续移动模型保证数据真实感，并以心跳</w:t>
      </w:r>
      <w:r>
        <w:rPr>
          <w:rFonts w:ascii="微软雅黑" w:eastAsia="微软雅黑" w:hAnsi="微软雅黑" w:hint="eastAsia"/>
          <w:color w:val="222222"/>
        </w:rPr>
        <w:t xml:space="preserve"> 5 s</w:t>
      </w:r>
      <w:r>
        <w:rPr>
          <w:rFonts w:ascii="微软雅黑" w:eastAsia="微软雅黑" w:hAnsi="微软雅黑" w:hint="eastAsia"/>
          <w:color w:val="222222"/>
        </w:rPr>
        <w:t>、遥测</w:t>
      </w:r>
      <w:r>
        <w:rPr>
          <w:rFonts w:ascii="微软雅黑" w:eastAsia="微软雅黑" w:hAnsi="微软雅黑" w:hint="eastAsia"/>
          <w:color w:val="222222"/>
        </w:rPr>
        <w:t xml:space="preserve"> 2 s </w:t>
      </w:r>
      <w:r>
        <w:rPr>
          <w:rFonts w:ascii="微软雅黑" w:eastAsia="微软雅黑" w:hAnsi="微软雅黑" w:hint="eastAsia"/>
          <w:color w:val="222222"/>
        </w:rPr>
        <w:t>的双节奏解耦上报；消息接入模块通过统一生产者与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幂等消费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手动提交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死信兜底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的模板基类，把</w:t>
      </w:r>
      <w:r>
        <w:rPr>
          <w:rFonts w:ascii="微软雅黑" w:eastAsia="微软雅黑" w:hAnsi="微软雅黑" w:hint="eastAsia"/>
          <w:color w:val="222222"/>
        </w:rPr>
        <w:t xml:space="preserve"> Kafka </w:t>
      </w:r>
      <w:r>
        <w:rPr>
          <w:rFonts w:ascii="微软雅黑" w:eastAsia="微软雅黑" w:hAnsi="微软雅黑" w:hint="eastAsia"/>
          <w:color w:val="222222"/>
        </w:rPr>
        <w:t>至少一次投递语义下的可靠性责任集中到一处；存储模块采用</w:t>
      </w:r>
      <w:r>
        <w:rPr>
          <w:rFonts w:ascii="微软雅黑" w:eastAsia="微软雅黑" w:hAnsi="微软雅黑" w:hint="eastAsia"/>
          <w:color w:val="222222"/>
        </w:rPr>
        <w:t xml:space="preserve"> WebHDFS </w:t>
      </w:r>
      <w:r>
        <w:rPr>
          <w:rFonts w:ascii="微软雅黑" w:eastAsia="微软雅黑" w:hAnsi="微软雅黑" w:hint="eastAsia"/>
          <w:color w:val="222222"/>
        </w:rPr>
        <w:t>规避</w:t>
      </w:r>
      <w:r>
        <w:rPr>
          <w:rFonts w:ascii="微软雅黑" w:eastAsia="微软雅黑" w:hAnsi="微软雅黑" w:hint="eastAsia"/>
          <w:color w:val="222222"/>
        </w:rPr>
        <w:t xml:space="preserve"> Hadoop </w:t>
      </w:r>
      <w:r>
        <w:rPr>
          <w:rFonts w:ascii="微软雅黑" w:eastAsia="微软雅黑" w:hAnsi="微软雅黑" w:hint="eastAsia"/>
          <w:color w:val="222222"/>
        </w:rPr>
        <w:t>客户端依赖冲突，并明确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图片本体进</w:t>
      </w:r>
      <w:r>
        <w:rPr>
          <w:rFonts w:ascii="微软雅黑" w:eastAsia="微软雅黑" w:hAnsi="微软雅黑" w:hint="eastAsia"/>
          <w:color w:val="222222"/>
        </w:rPr>
        <w:t xml:space="preserve"> HDFS</w:t>
      </w:r>
      <w:r>
        <w:rPr>
          <w:rFonts w:ascii="微软雅黑" w:eastAsia="微软雅黑" w:hAnsi="微软雅黑" w:hint="eastAsia"/>
          <w:color w:val="222222"/>
        </w:rPr>
        <w:t>、元数据进</w:t>
      </w:r>
      <w:r>
        <w:rPr>
          <w:rFonts w:ascii="微软雅黑" w:eastAsia="微软雅黑" w:hAnsi="微软雅黑" w:hint="eastAsia"/>
          <w:color w:val="222222"/>
        </w:rPr>
        <w:t xml:space="preserve"> MongoDB"</w:t>
      </w:r>
      <w:r>
        <w:rPr>
          <w:rFonts w:ascii="微软雅黑" w:eastAsia="微软雅黑" w:hAnsi="微软雅黑" w:hint="eastAsia"/>
          <w:color w:val="222222"/>
        </w:rPr>
        <w:t>；数据库模块给出了心跳</w:t>
      </w:r>
      <w:r>
        <w:rPr>
          <w:rFonts w:ascii="微软雅黑" w:eastAsia="微软雅黑" w:hAnsi="微软雅黑" w:hint="eastAsia"/>
          <w:color w:val="222222"/>
        </w:rPr>
        <w:t xml:space="preserve"> upsert</w:t>
      </w:r>
      <w:r>
        <w:rPr>
          <w:rFonts w:ascii="微软雅黑" w:eastAsia="微软雅黑" w:hAnsi="微软雅黑" w:hint="eastAsia"/>
          <w:color w:val="222222"/>
        </w:rPr>
        <w:t>、遥测批量写、</w:t>
      </w:r>
      <w:r>
        <w:rPr>
          <w:rFonts w:ascii="微软雅黑" w:eastAsia="微软雅黑" w:hAnsi="微软雅黑" w:hint="eastAsia"/>
          <w:color w:val="222222"/>
        </w:rPr>
        <w:t xml:space="preserve">2dsphere </w:t>
      </w:r>
      <w:r>
        <w:rPr>
          <w:rFonts w:ascii="微软雅黑" w:eastAsia="微软雅黑" w:hAnsi="微软雅黑" w:hint="eastAsia"/>
          <w:color w:val="222222"/>
        </w:rPr>
        <w:t>就近派单、离线检测、任务状态原子流转五个关键实现；检索模块强调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filter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上下文与</w:t>
      </w:r>
      <w:r>
        <w:rPr>
          <w:rFonts w:ascii="微软雅黑" w:eastAsia="微软雅黑" w:hAnsi="微软雅黑" w:hint="eastAsia"/>
          <w:color w:val="222222"/>
        </w:rPr>
        <w:t xml:space="preserve"> Bulk </w:t>
      </w:r>
      <w:r>
        <w:rPr>
          <w:rFonts w:ascii="微软雅黑" w:eastAsia="微软雅黑" w:hAnsi="微软雅黑" w:hint="eastAsia"/>
          <w:color w:val="222222"/>
        </w:rPr>
        <w:t>写入两个性能要点；</w:t>
      </w:r>
      <w:r>
        <w:rPr>
          <w:rFonts w:ascii="微软雅黑" w:eastAsia="微软雅黑" w:hAnsi="微软雅黑" w:hint="eastAsia"/>
          <w:color w:val="222222"/>
        </w:rPr>
        <w:lastRenderedPageBreak/>
        <w:t>网关模块给出</w:t>
      </w:r>
      <w:r>
        <w:rPr>
          <w:rFonts w:ascii="微软雅黑" w:eastAsia="微软雅黑" w:hAnsi="微软雅黑" w:hint="eastAsia"/>
          <w:color w:val="222222"/>
        </w:rPr>
        <w:t xml:space="preserve"> Nginx </w:t>
      </w:r>
      <w:r>
        <w:rPr>
          <w:rFonts w:ascii="微软雅黑" w:eastAsia="微软雅黑" w:hAnsi="微软雅黑" w:hint="eastAsia"/>
          <w:color w:val="222222"/>
        </w:rPr>
        <w:t>配置全文及可用于现场演示负载均衡的实例标识设计；认证鉴权模块以</w:t>
      </w:r>
      <w:r>
        <w:rPr>
          <w:rFonts w:ascii="微软雅黑" w:eastAsia="微软雅黑" w:hAnsi="微软雅黑" w:hint="eastAsia"/>
          <w:color w:val="222222"/>
        </w:rPr>
        <w:t xml:space="preserve">"HMAC </w:t>
      </w:r>
      <w:r>
        <w:rPr>
          <w:rFonts w:ascii="微软雅黑" w:eastAsia="微软雅黑" w:hAnsi="微软雅黑" w:hint="eastAsia"/>
          <w:color w:val="222222"/>
        </w:rPr>
        <w:t>自包含令牌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拦截器统一校验</w:t>
      </w:r>
      <w:r>
        <w:rPr>
          <w:rFonts w:ascii="微软雅黑" w:eastAsia="微软雅黑" w:hAnsi="微软雅黑" w:hint="eastAsia"/>
          <w:color w:val="222222"/>
        </w:rPr>
        <w:t xml:space="preserve"> + MongoDB </w:t>
      </w:r>
      <w:r>
        <w:rPr>
          <w:rFonts w:ascii="微软雅黑" w:eastAsia="微软雅黑" w:hAnsi="微软雅黑" w:hint="eastAsia"/>
          <w:color w:val="222222"/>
        </w:rPr>
        <w:t>共享吊销表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实现</w:t>
      </w:r>
      <w:r>
        <w:rPr>
          <w:rFonts w:ascii="微软雅黑" w:eastAsia="微软雅黑" w:hAnsi="微软雅黑" w:hint="eastAsia"/>
          <w:color w:val="222222"/>
        </w:rPr>
        <w:t xml:space="preserve"> FR-5.7</w:t>
      </w:r>
      <w:r>
        <w:rPr>
          <w:rFonts w:ascii="微软雅黑" w:eastAsia="微软雅黑" w:hAnsi="微软雅黑" w:hint="eastAsia"/>
          <w:color w:val="222222"/>
        </w:rPr>
        <w:t>，并给出</w:t>
      </w:r>
      <w:r>
        <w:rPr>
          <w:rFonts w:ascii="微软雅黑" w:eastAsia="微软雅黑" w:hAnsi="微软雅黑" w:hint="eastAsia"/>
          <w:color w:val="222222"/>
        </w:rPr>
        <w:t xml:space="preserve"> 401/403 </w:t>
      </w:r>
      <w:r>
        <w:rPr>
          <w:rFonts w:ascii="微软雅黑" w:eastAsia="微软雅黑" w:hAnsi="微软雅黑" w:hint="eastAsia"/>
          <w:color w:val="222222"/>
        </w:rPr>
        <w:t>语义边界与配置化账号的简化说明；统一异常处理模块（</w:t>
      </w:r>
      <w:r>
        <w:rPr>
          <w:rFonts w:ascii="微软雅黑" w:eastAsia="微软雅黑" w:hAnsi="微软雅黑" w:hint="eastAsia"/>
          <w:color w:val="222222"/>
        </w:rPr>
        <w:t>S89</w:t>
      </w:r>
      <w:r>
        <w:rPr>
          <w:rFonts w:ascii="微软雅黑" w:eastAsia="微软雅黑" w:hAnsi="微软雅黑" w:hint="eastAsia"/>
          <w:color w:val="222222"/>
        </w:rPr>
        <w:t>）把业务异常、参数校验失败、请求体不可解析、参数缺失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类型错误与兜底异常收敛为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{timestamp,status,code,error,message,path[,fields]}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一致契约，保证异常路径</w:t>
      </w:r>
      <w:r>
        <w:rPr>
          <w:rFonts w:ascii="微软雅黑" w:eastAsia="微软雅黑" w:hAnsi="微软雅黑" w:hint="eastAsia"/>
          <w:color w:val="222222"/>
        </w:rPr>
        <w:t xml:space="preserve"> 4xx </w:t>
      </w:r>
      <w:r>
        <w:rPr>
          <w:rFonts w:ascii="微软雅黑" w:eastAsia="微软雅黑" w:hAnsi="微软雅黑" w:hint="eastAsia"/>
          <w:color w:val="222222"/>
        </w:rPr>
        <w:t>而非</w:t>
      </w:r>
      <w:r>
        <w:rPr>
          <w:rFonts w:ascii="微软雅黑" w:eastAsia="微软雅黑" w:hAnsi="微软雅黑" w:hint="eastAsia"/>
          <w:color w:val="222222"/>
        </w:rPr>
        <w:t xml:space="preserve"> 5xx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 xml:space="preserve">500 </w:t>
      </w:r>
      <w:r>
        <w:rPr>
          <w:rFonts w:ascii="微软雅黑" w:eastAsia="微软雅黑" w:hAnsi="微软雅黑" w:hint="eastAsia"/>
          <w:color w:val="222222"/>
        </w:rPr>
        <w:t>不泄露异常栈；前端模块给出了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前端不感知后端拓扑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Fonts w:ascii="微软雅黑" w:eastAsia="微软雅黑" w:hAnsi="微软雅黑" w:hint="eastAsia"/>
          <w:color w:val="222222"/>
        </w:rPr>
        <w:t xml:space="preserve"> API </w:t>
      </w:r>
      <w:r>
        <w:rPr>
          <w:rFonts w:ascii="微软雅黑" w:eastAsia="微软雅黑" w:hAnsi="微软雅黑" w:hint="eastAsia"/>
          <w:color w:val="222222"/>
        </w:rPr>
        <w:t>封装、分页面刷新策略与登录态闭环（路由守卫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自动携带令牌</w:t>
      </w:r>
      <w:r>
        <w:rPr>
          <w:rFonts w:ascii="微软雅黑" w:eastAsia="微软雅黑" w:hAnsi="微软雅黑" w:hint="eastAsia"/>
          <w:color w:val="222222"/>
        </w:rPr>
        <w:t xml:space="preserve"> + 401 </w:t>
      </w:r>
      <w:r>
        <w:rPr>
          <w:rFonts w:ascii="微软雅黑" w:eastAsia="微软雅黑" w:hAnsi="微软雅黑" w:hint="eastAsia"/>
          <w:color w:val="222222"/>
        </w:rPr>
        <w:t>回跳）。</w:t>
      </w:r>
      <w:r>
        <w:rPr>
          <w:rFonts w:ascii="微软雅黑" w:eastAsia="微软雅黑" w:hAnsi="微软雅黑" w:hint="eastAsia"/>
          <w:color w:val="222222"/>
        </w:rPr>
        <w:t xml:space="preserve">5.3 </w:t>
      </w:r>
      <w:r>
        <w:rPr>
          <w:rFonts w:ascii="微软雅黑" w:eastAsia="微软雅黑" w:hAnsi="微软雅黑" w:hint="eastAsia"/>
          <w:color w:val="222222"/>
        </w:rPr>
        <w:t>节汇总了</w:t>
      </w:r>
      <w:r>
        <w:rPr>
          <w:rFonts w:ascii="微软雅黑" w:eastAsia="微软雅黑" w:hAnsi="微软雅黑" w:hint="eastAsia"/>
          <w:color w:val="222222"/>
        </w:rPr>
        <w:t xml:space="preserve"> 17 </w:t>
      </w:r>
      <w:r>
        <w:rPr>
          <w:rFonts w:ascii="微软雅黑" w:eastAsia="微软雅黑" w:hAnsi="微软雅黑" w:hint="eastAsia"/>
          <w:color w:val="222222"/>
        </w:rPr>
        <w:t>项高频故障的现象、根因与预案，构成本章最具工程价值的部分。第</w:t>
      </w:r>
      <w:r>
        <w:rPr>
          <w:rFonts w:ascii="微软雅黑" w:eastAsia="微软雅黑" w:hAnsi="微软雅黑" w:hint="eastAsia"/>
          <w:color w:val="222222"/>
        </w:rPr>
        <w:t xml:space="preserve"> 6 </w:t>
      </w:r>
      <w:r>
        <w:rPr>
          <w:rFonts w:ascii="微软雅黑" w:eastAsia="微软雅黑" w:hAnsi="微软雅黑" w:hint="eastAsia"/>
          <w:color w:val="222222"/>
        </w:rPr>
        <w:t>章将基于本章实现与第</w:t>
      </w:r>
      <w:r>
        <w:rPr>
          <w:rFonts w:ascii="微软雅黑" w:eastAsia="微软雅黑" w:hAnsi="微软雅黑" w:hint="eastAsia"/>
          <w:color w:val="222222"/>
        </w:rPr>
        <w:t xml:space="preserve"> 3 </w:t>
      </w:r>
      <w:r>
        <w:rPr>
          <w:rFonts w:ascii="微软雅黑" w:eastAsia="微软雅黑" w:hAnsi="微软雅黑" w:hint="eastAsia"/>
          <w:color w:val="222222"/>
        </w:rPr>
        <w:t>章需求指标，设计并执行系统测试。</w:t>
      </w:r>
    </w:p>
    <w:p w14:paraId="7A1FA6B6" w14:textId="77777777" w:rsidR="008D7DB7" w:rsidRDefault="008D7DB7">
      <w:pPr>
        <w:pStyle w:val="2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第</w:t>
      </w:r>
      <w:r>
        <w:rPr>
          <w:rFonts w:ascii="微软雅黑" w:eastAsia="微软雅黑" w:hAnsi="微软雅黑" w:hint="eastAsia"/>
          <w:color w:val="222222"/>
        </w:rPr>
        <w:t xml:space="preserve"> 6 </w:t>
      </w:r>
      <w:r>
        <w:rPr>
          <w:rFonts w:ascii="微软雅黑" w:eastAsia="微软雅黑" w:hAnsi="微软雅黑" w:hint="eastAsia"/>
          <w:color w:val="222222"/>
        </w:rPr>
        <w:t>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系统测试与优化</w:t>
      </w:r>
    </w:p>
    <w:p w14:paraId="2B4B7DD8" w14:textId="77777777" w:rsidR="008D7DB7" w:rsidRDefault="008D7DB7">
      <w:pPr>
        <w:pStyle w:val="a3"/>
        <w:shd w:val="clear" w:color="auto" w:fill="FAFAFA"/>
        <w:divId w:val="1071267317"/>
        <w:rPr>
          <w:rFonts w:ascii="微软雅黑" w:eastAsia="微软雅黑" w:hAnsi="微软雅黑" w:hint="eastAsia"/>
          <w:color w:val="555555"/>
        </w:rPr>
      </w:pPr>
      <w:r>
        <w:rPr>
          <w:rStyle w:val="a4"/>
          <w:rFonts w:ascii="微软雅黑" w:eastAsia="微软雅黑" w:hAnsi="微软雅黑" w:hint="eastAsia"/>
          <w:color w:val="555555"/>
        </w:rPr>
        <w:t>本章状态说明</w:t>
      </w:r>
      <w:r>
        <w:rPr>
          <w:rFonts w:ascii="微软雅黑" w:eastAsia="微软雅黑" w:hAnsi="微软雅黑" w:hint="eastAsia"/>
          <w:color w:val="555555"/>
        </w:rPr>
        <w:t>（</w:t>
      </w:r>
      <w:r>
        <w:rPr>
          <w:rFonts w:ascii="微软雅黑" w:eastAsia="微软雅黑" w:hAnsi="微软雅黑" w:hint="eastAsia"/>
          <w:color w:val="555555"/>
        </w:rPr>
        <w:t xml:space="preserve">2026-09-12 </w:t>
      </w:r>
      <w:r>
        <w:rPr>
          <w:rFonts w:ascii="微软雅黑" w:eastAsia="微软雅黑" w:hAnsi="微软雅黑" w:hint="eastAsia"/>
          <w:color w:val="555555"/>
        </w:rPr>
        <w:t>更新）：</w:t>
      </w:r>
      <w:r>
        <w:rPr>
          <w:rFonts w:ascii="微软雅黑" w:eastAsia="微软雅黑" w:hAnsi="微软雅黑" w:hint="eastAsia"/>
          <w:color w:val="555555"/>
        </w:rPr>
        <w:t xml:space="preserve">S50 </w:t>
      </w:r>
      <w:r>
        <w:rPr>
          <w:rFonts w:ascii="微软雅黑" w:eastAsia="微软雅黑" w:hAnsi="微软雅黑" w:hint="eastAsia"/>
          <w:color w:val="555555"/>
        </w:rPr>
        <w:t>测试执行完毕，</w:t>
      </w:r>
      <w:r>
        <w:rPr>
          <w:rFonts w:ascii="微软雅黑" w:eastAsia="微软雅黑" w:hAnsi="微软雅黑" w:hint="eastAsia"/>
          <w:color w:val="555555"/>
        </w:rPr>
        <w:t xml:space="preserve">6.1.2 </w:t>
      </w:r>
      <w:r>
        <w:rPr>
          <w:rFonts w:ascii="微软雅黑" w:eastAsia="微软雅黑" w:hAnsi="微软雅黑" w:hint="eastAsia"/>
          <w:color w:val="555555"/>
        </w:rPr>
        <w:t>数据准备、</w:t>
      </w:r>
      <w:r>
        <w:rPr>
          <w:rFonts w:ascii="微软雅黑" w:eastAsia="微软雅黑" w:hAnsi="微软雅黑" w:hint="eastAsia"/>
          <w:color w:val="555555"/>
        </w:rPr>
        <w:t xml:space="preserve">6.3.1 </w:t>
      </w:r>
      <w:r>
        <w:rPr>
          <w:rFonts w:ascii="微软雅黑" w:eastAsia="微软雅黑" w:hAnsi="微软雅黑" w:hint="eastAsia"/>
          <w:color w:val="555555"/>
        </w:rPr>
        <w:t>用例实际结果、</w:t>
      </w:r>
      <w:r>
        <w:rPr>
          <w:rFonts w:ascii="微软雅黑" w:eastAsia="微软雅黑" w:hAnsi="微软雅黑" w:hint="eastAsia"/>
          <w:color w:val="555555"/>
        </w:rPr>
        <w:t xml:space="preserve">6.3.3 </w:t>
      </w:r>
      <w:r>
        <w:rPr>
          <w:rFonts w:ascii="微软雅黑" w:eastAsia="微软雅黑" w:hAnsi="微软雅黑" w:hint="eastAsia"/>
          <w:color w:val="555555"/>
        </w:rPr>
        <w:t>缺陷登记、</w:t>
      </w:r>
      <w:r>
        <w:rPr>
          <w:rFonts w:ascii="微软雅黑" w:eastAsia="微软雅黑" w:hAnsi="微软雅黑" w:hint="eastAsia"/>
          <w:color w:val="555555"/>
        </w:rPr>
        <w:t xml:space="preserve">6.6 </w:t>
      </w:r>
      <w:r>
        <w:rPr>
          <w:rFonts w:ascii="微软雅黑" w:eastAsia="微软雅黑" w:hAnsi="微软雅黑" w:hint="eastAsia"/>
          <w:color w:val="555555"/>
        </w:rPr>
        <w:t>结果分析与结论、</w:t>
      </w:r>
      <w:r>
        <w:rPr>
          <w:rFonts w:ascii="微软雅黑" w:eastAsia="微软雅黑" w:hAnsi="微软雅黑" w:hint="eastAsia"/>
          <w:color w:val="555555"/>
        </w:rPr>
        <w:t xml:space="preserve">6.7 </w:t>
      </w:r>
      <w:r>
        <w:rPr>
          <w:rFonts w:ascii="微软雅黑" w:eastAsia="微软雅黑" w:hAnsi="微软雅黑" w:hint="eastAsia"/>
          <w:color w:val="555555"/>
        </w:rPr>
        <w:t>优化对比均已据实回填（执行脚本</w:t>
      </w:r>
      <w:r>
        <w:rPr>
          <w:rFonts w:ascii="微软雅黑" w:eastAsia="微软雅黑" w:hAnsi="微软雅黑" w:hint="eastAsia"/>
          <w:color w:val="555555"/>
        </w:rPr>
        <w:t xml:space="preserve"> </w:t>
      </w:r>
      <w:r>
        <w:rPr>
          <w:rStyle w:val="HTML"/>
          <w:rFonts w:hint="eastAsia"/>
          <w:color w:val="555555"/>
        </w:rPr>
        <w:t>docker/init/accept-s50-*.ps1</w:t>
      </w:r>
      <w:r>
        <w:rPr>
          <w:rFonts w:ascii="微软雅黑" w:eastAsia="微软雅黑" w:hAnsi="微软雅黑" w:hint="eastAsia"/>
          <w:color w:val="555555"/>
        </w:rPr>
        <w:t xml:space="preserve"> </w:t>
      </w:r>
      <w:r>
        <w:rPr>
          <w:rFonts w:ascii="微软雅黑" w:eastAsia="微软雅黑" w:hAnsi="微软雅黑" w:hint="eastAsia"/>
          <w:color w:val="555555"/>
        </w:rPr>
        <w:t>可复现）。</w:t>
      </w:r>
    </w:p>
    <w:p w14:paraId="0A278656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6.1 </w:t>
      </w:r>
      <w:r>
        <w:rPr>
          <w:rFonts w:ascii="微软雅黑" w:eastAsia="微软雅黑" w:hAnsi="微软雅黑" w:hint="eastAsia"/>
          <w:color w:val="222222"/>
        </w:rPr>
        <w:t>测试环境</w:t>
      </w:r>
    </w:p>
    <w:p w14:paraId="295953EE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6.1.1 </w:t>
      </w:r>
      <w:r>
        <w:rPr>
          <w:rFonts w:ascii="微软雅黑" w:eastAsia="微软雅黑" w:hAnsi="微软雅黑" w:hint="eastAsia"/>
          <w:color w:val="222222"/>
        </w:rPr>
        <w:t>环境配置（表</w:t>
      </w:r>
      <w:r>
        <w:rPr>
          <w:rFonts w:ascii="微软雅黑" w:eastAsia="微软雅黑" w:hAnsi="微软雅黑" w:hint="eastAsia"/>
          <w:color w:val="222222"/>
        </w:rPr>
        <w:t xml:space="preserve"> 6-1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7373"/>
      </w:tblGrid>
      <w:tr w:rsidR="00000000" w14:paraId="43C6EC5B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F59E4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C5512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配置</w:t>
            </w:r>
          </w:p>
        </w:tc>
      </w:tr>
      <w:tr w:rsidR="00000000" w14:paraId="2A6C9D9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6638D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测试机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9EC15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核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16 GB / SSD 512 GB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Windows 11 + Docker Desktop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WSL2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44B5470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E5B7E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被测系统版本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CC751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backend / simulator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镜像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1.0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，前端构建产物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v1.0</w:t>
            </w:r>
          </w:p>
        </w:tc>
      </w:tr>
      <w:tr w:rsidR="00000000" w14:paraId="58EFB75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72B68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组件版本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D2255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5-1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HDFS 3.3.6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MongoDB 6.0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Kafka 4.0.0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ES 8.13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Nginx 1.25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00467D8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59C05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被测拓扑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36040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后端实例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仿真实例（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无人机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机器狗）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Style w:val="HTML"/>
                <w:rFonts w:hint="eastAsia"/>
                <w:color w:val="222222"/>
              </w:rPr>
              <w:t>:8080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访问</w:t>
            </w:r>
          </w:p>
        </w:tc>
      </w:tr>
      <w:tr w:rsidR="00000000" w14:paraId="2D5411D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4B7CB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测试数据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FC40F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基线数据：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台设备、告警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10,000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条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、任务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条、影像元数据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3,000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条（数据量须足以暴露索引与聚合问题，数据过少会导致性能测试结论无意义）</w:t>
            </w:r>
          </w:p>
        </w:tc>
      </w:tr>
      <w:tr w:rsidR="00000000" w14:paraId="672B7AF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3DA9C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测试工具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A7A32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Postman / curl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（接口）、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JMeter 5.6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（性能）、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Kibana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（检索验证）、</w:t>
            </w:r>
            <w:r>
              <w:rPr>
                <w:rStyle w:val="HTML"/>
                <w:rFonts w:hint="eastAsia"/>
                <w:color w:val="222222"/>
              </w:rPr>
              <w:t>mongosh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Style w:val="HTML"/>
                <w:rFonts w:hint="eastAsia"/>
                <w:color w:val="222222"/>
              </w:rPr>
              <w:t>kafka-topics.sh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（数据核对）、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Docker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日志（排错）</w:t>
            </w:r>
          </w:p>
        </w:tc>
      </w:tr>
      <w:tr w:rsidR="00000000" w14:paraId="1D65A3A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19477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监控手段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D7BC7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docker stats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（资源）、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Style w:val="HTML"/>
                <w:rFonts w:hint="eastAsia"/>
                <w:color w:val="222222"/>
              </w:rPr>
              <w:t>--describe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（消费积压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LAG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Style w:val="HTML"/>
                <w:rFonts w:hint="eastAsia"/>
                <w:color w:val="222222"/>
              </w:rPr>
              <w:t>_cluster/health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_stats</w:t>
            </w:r>
          </w:p>
        </w:tc>
      </w:tr>
    </w:tbl>
    <w:p w14:paraId="5F432A22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6.1.2 </w:t>
      </w:r>
      <w:r>
        <w:rPr>
          <w:rFonts w:ascii="微软雅黑" w:eastAsia="微软雅黑" w:hAnsi="微软雅黑" w:hint="eastAsia"/>
          <w:color w:val="222222"/>
        </w:rPr>
        <w:t>测试数据准备</w:t>
      </w:r>
    </w:p>
    <w:p w14:paraId="2EB4419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</w:t>
      </w:r>
      <w:r>
        <w:rPr>
          <w:rStyle w:val="HTML"/>
          <w:rFonts w:hint="eastAsia"/>
          <w:color w:val="222222"/>
        </w:rPr>
        <w:t>生成</w:t>
      </w:r>
      <w:r>
        <w:rPr>
          <w:rStyle w:val="HTML"/>
          <w:rFonts w:hint="eastAsia"/>
          <w:color w:val="222222"/>
        </w:rPr>
        <w:t xml:space="preserve"> 10000 </w:t>
      </w:r>
      <w:r>
        <w:rPr>
          <w:rStyle w:val="HTML"/>
          <w:rFonts w:hint="eastAsia"/>
          <w:color w:val="222222"/>
        </w:rPr>
        <w:t>条告警数据（脚本方式，避免手工造数）</w:t>
      </w:r>
    </w:p>
    <w:p w14:paraId="5445965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python3 tools/gen_alarm_data.py --count 10000 \</w:t>
      </w:r>
    </w:p>
    <w:p w14:paraId="0CA4BEC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--types PERIMETER_BREACH,INTRUSION,FIRE_SMOKE,DEVICE_OVERHEAT,BATTERY_LOW,DEVICE_OFFLINE \</w:t>
      </w:r>
    </w:p>
    <w:p w14:paraId="27379CD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--from 2026-08-01 --to 2026-09-08 \</w:t>
      </w:r>
    </w:p>
    <w:p w14:paraId="1B8938C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--bbox 116.390,39.900,116.405,39.918</w:t>
      </w:r>
    </w:p>
    <w:p w14:paraId="7A530A9E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实测数据准备（</w:t>
      </w:r>
      <w:r>
        <w:rPr>
          <w:rStyle w:val="a4"/>
          <w:rFonts w:ascii="微软雅黑" w:eastAsia="微软雅黑" w:hAnsi="微软雅黑" w:hint="eastAsia"/>
          <w:color w:val="222222"/>
        </w:rPr>
        <w:t>2026-09-12</w:t>
      </w:r>
      <w:r>
        <w:rPr>
          <w:rStyle w:val="a4"/>
          <w:rFonts w:ascii="微软雅黑" w:eastAsia="微软雅黑" w:hAnsi="微软雅黑" w:hint="eastAsia"/>
          <w:color w:val="222222"/>
        </w:rPr>
        <w:t>，脚本均可复现）</w:t>
      </w:r>
      <w:r>
        <w:rPr>
          <w:rFonts w:ascii="微软雅黑" w:eastAsia="微软雅黑" w:hAnsi="微软雅黑" w:hint="eastAsia"/>
          <w:color w:val="222222"/>
        </w:rPr>
        <w:t>：</w:t>
      </w:r>
    </w:p>
    <w:p w14:paraId="5ECB4CAD" w14:textId="77777777" w:rsidR="008D7DB7" w:rsidRDefault="008D7DB7">
      <w:pPr>
        <w:numPr>
          <w:ilvl w:val="0"/>
          <w:numId w:val="30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告警基线</w:t>
      </w:r>
      <w:r>
        <w:rPr>
          <w:rFonts w:ascii="微软雅黑" w:eastAsia="微软雅黑" w:hAnsi="微软雅黑" w:hint="eastAsia"/>
          <w:color w:val="222222"/>
        </w:rPr>
        <w:t>：仿真连续运行自然累积</w:t>
      </w:r>
      <w:r>
        <w:rPr>
          <w:rFonts w:ascii="微软雅黑" w:eastAsia="微软雅黑" w:hAnsi="微软雅黑" w:hint="eastAsia"/>
          <w:color w:val="222222"/>
        </w:rPr>
        <w:t xml:space="preserve"> 431 </w:t>
      </w:r>
      <w:r>
        <w:rPr>
          <w:rFonts w:ascii="微软雅黑" w:eastAsia="微软雅黑" w:hAnsi="微软雅黑" w:hint="eastAsia"/>
          <w:color w:val="222222"/>
        </w:rPr>
        <w:t>条告警（</w:t>
      </w:r>
      <w:r>
        <w:rPr>
          <w:rFonts w:ascii="微软雅黑" w:eastAsia="微软雅黑" w:hAnsi="微软雅黑" w:hint="eastAsia"/>
          <w:color w:val="222222"/>
        </w:rPr>
        <w:t xml:space="preserve">14:53 </w:t>
      </w:r>
      <w:r>
        <w:rPr>
          <w:rFonts w:ascii="微软雅黑" w:eastAsia="微软雅黑" w:hAnsi="微软雅黑" w:hint="eastAsia"/>
          <w:color w:val="222222"/>
        </w:rPr>
        <w:t>前），覆盖全部</w:t>
      </w:r>
      <w:r>
        <w:rPr>
          <w:rFonts w:ascii="微软雅黑" w:eastAsia="微软雅黑" w:hAnsi="微软雅黑" w:hint="eastAsia"/>
          <w:color w:val="222222"/>
        </w:rPr>
        <w:t xml:space="preserve"> 6 </w:t>
      </w:r>
      <w:r>
        <w:rPr>
          <w:rFonts w:ascii="微软雅黑" w:eastAsia="微软雅黑" w:hAnsi="微软雅黑" w:hint="eastAsia"/>
          <w:color w:val="222222"/>
        </w:rPr>
        <w:t>种类型；</w:t>
      </w:r>
    </w:p>
    <w:p w14:paraId="38497DA9" w14:textId="77777777" w:rsidR="008D7DB7" w:rsidRDefault="008D7DB7">
      <w:pPr>
        <w:numPr>
          <w:ilvl w:val="0"/>
          <w:numId w:val="30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 xml:space="preserve">10,000 </w:t>
      </w:r>
      <w:r>
        <w:rPr>
          <w:rStyle w:val="a4"/>
          <w:rFonts w:ascii="微软雅黑" w:eastAsia="微软雅黑" w:hAnsi="微软雅黑" w:hint="eastAsia"/>
          <w:color w:val="222222"/>
        </w:rPr>
        <w:t>条告警注入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docker/init/gen-alarm-data.ps1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alarmId </w:t>
      </w:r>
      <w:r>
        <w:rPr>
          <w:rFonts w:ascii="微软雅黑" w:eastAsia="微软雅黑" w:hAnsi="微软雅黑" w:hint="eastAsia"/>
          <w:color w:val="222222"/>
        </w:rPr>
        <w:t>前缀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pt3k-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Fonts w:ascii="微软雅黑" w:eastAsia="微软雅黑" w:hAnsi="微软雅黑" w:hint="eastAsia"/>
          <w:color w:val="222222"/>
        </w:rPr>
        <w:t xml:space="preserve">24 </w:t>
      </w:r>
      <w:r>
        <w:rPr>
          <w:rFonts w:ascii="微软雅黑" w:eastAsia="微软雅黑" w:hAnsi="微软雅黑" w:hint="eastAsia"/>
          <w:color w:val="222222"/>
        </w:rPr>
        <w:t>小时窗口均匀分布，</w:t>
      </w:r>
      <w:r>
        <w:rPr>
          <w:rFonts w:ascii="微软雅黑" w:eastAsia="微软雅黑" w:hAnsi="微软雅黑" w:hint="eastAsia"/>
          <w:color w:val="222222"/>
        </w:rPr>
        <w:t xml:space="preserve">6 </w:t>
      </w:r>
      <w:r>
        <w:rPr>
          <w:rFonts w:ascii="微软雅黑" w:eastAsia="微软雅黑" w:hAnsi="微软雅黑" w:hint="eastAsia"/>
          <w:color w:val="222222"/>
        </w:rPr>
        <w:t>类型循环，坐标落在园区</w:t>
      </w:r>
      <w:r>
        <w:rPr>
          <w:rFonts w:ascii="微软雅黑" w:eastAsia="微软雅黑" w:hAnsi="微软雅黑" w:hint="eastAsia"/>
          <w:color w:val="222222"/>
        </w:rPr>
        <w:t xml:space="preserve"> bbox </w:t>
      </w:r>
      <w:r>
        <w:rPr>
          <w:rFonts w:ascii="微软雅黑" w:eastAsia="微软雅黑" w:hAnsi="微软雅黑" w:hint="eastAsia"/>
          <w:color w:val="222222"/>
        </w:rPr>
        <w:t>内）→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经</w:t>
      </w:r>
      <w:r>
        <w:rPr>
          <w:rFonts w:ascii="微软雅黑" w:eastAsia="微软雅黑" w:hAnsi="微软雅黑" w:hint="eastAsia"/>
          <w:color w:val="222222"/>
        </w:rPr>
        <w:t xml:space="preserve"> Kafka </w:t>
      </w:r>
      <w:r>
        <w:rPr>
          <w:rStyle w:val="HTML"/>
          <w:rFonts w:hint="eastAsia"/>
          <w:color w:val="222222"/>
        </w:rPr>
        <w:t>inspection.alarm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注入，消费落库后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MongoDB </w:t>
      </w:r>
      <w:r>
        <w:rPr>
          <w:rStyle w:val="a4"/>
          <w:rFonts w:ascii="微软雅黑" w:eastAsia="微软雅黑" w:hAnsi="微软雅黑" w:hint="eastAsia"/>
          <w:color w:val="222222"/>
        </w:rPr>
        <w:t>与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ES </w:t>
      </w:r>
      <w:r>
        <w:rPr>
          <w:rStyle w:val="a4"/>
          <w:rFonts w:ascii="微软雅黑" w:eastAsia="微软雅黑" w:hAnsi="微软雅黑" w:hint="eastAsia"/>
          <w:color w:val="222222"/>
        </w:rPr>
        <w:t>各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10,000 </w:t>
      </w:r>
      <w:r>
        <w:rPr>
          <w:rStyle w:val="a4"/>
          <w:rFonts w:ascii="微软雅黑" w:eastAsia="微软雅黑" w:hAnsi="微软雅黑" w:hint="eastAsia"/>
          <w:color w:val="222222"/>
        </w:rPr>
        <w:lastRenderedPageBreak/>
        <w:t>条、</w:t>
      </w:r>
      <w:r>
        <w:rPr>
          <w:rStyle w:val="a4"/>
          <w:rFonts w:ascii="微软雅黑" w:eastAsia="微软雅黑" w:hAnsi="微软雅黑" w:hint="eastAsia"/>
          <w:color w:val="222222"/>
        </w:rPr>
        <w:t>Kafka LAG=0</w:t>
      </w:r>
      <w:r>
        <w:rPr>
          <w:rFonts w:ascii="微软雅黑" w:eastAsia="微软雅黑" w:hAnsi="微软雅黑" w:hint="eastAsia"/>
          <w:color w:val="222222"/>
        </w:rPr>
        <w:t>；注入后</w:t>
      </w:r>
      <w:r>
        <w:rPr>
          <w:rFonts w:ascii="微软雅黑" w:eastAsia="微软雅黑" w:hAnsi="微软雅黑" w:hint="eastAsia"/>
          <w:color w:val="222222"/>
        </w:rPr>
        <w:t xml:space="preserve"> 24 </w:t>
      </w:r>
      <w:r>
        <w:rPr>
          <w:rFonts w:ascii="微软雅黑" w:eastAsia="微软雅黑" w:hAnsi="微软雅黑" w:hint="eastAsia"/>
          <w:color w:val="222222"/>
        </w:rPr>
        <w:t>小时窗口内告警总量</w:t>
      </w:r>
      <w:r>
        <w:rPr>
          <w:rFonts w:ascii="微软雅黑" w:eastAsia="微软雅黑" w:hAnsi="微软雅黑" w:hint="eastAsia"/>
          <w:color w:val="222222"/>
        </w:rPr>
        <w:t xml:space="preserve"> 10,211 </w:t>
      </w:r>
      <w:r>
        <w:rPr>
          <w:rFonts w:ascii="微软雅黑" w:eastAsia="微软雅黑" w:hAnsi="微软雅黑" w:hint="eastAsia"/>
          <w:color w:val="222222"/>
        </w:rPr>
        <w:t>条——满足</w:t>
      </w:r>
      <w:r>
        <w:rPr>
          <w:rFonts w:ascii="微软雅黑" w:eastAsia="微软雅黑" w:hAnsi="微软雅黑" w:hint="eastAsia"/>
          <w:color w:val="222222"/>
        </w:rPr>
        <w:t xml:space="preserve"> 6.1.1 </w:t>
      </w:r>
      <w:r>
        <w:rPr>
          <w:rFonts w:ascii="微软雅黑" w:eastAsia="微软雅黑" w:hAnsi="微软雅黑" w:hint="eastAsia"/>
          <w:color w:val="222222"/>
        </w:rPr>
        <w:t>对数据规模的要求（也是本设计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数据过少结论无意义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警告的实际落实：该规模当场暴露了</w:t>
      </w:r>
      <w:r>
        <w:rPr>
          <w:rFonts w:ascii="微软雅黑" w:eastAsia="微软雅黑" w:hAnsi="微软雅黑" w:hint="eastAsia"/>
          <w:color w:val="222222"/>
        </w:rPr>
        <w:t xml:space="preserve"> ES </w:t>
      </w:r>
      <w:r>
        <w:rPr>
          <w:rStyle w:val="HTML"/>
          <w:rFonts w:hint="eastAsia"/>
          <w:color w:val="222222"/>
        </w:rPr>
        <w:t>hits.total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截断缺陷，见</w:t>
      </w:r>
      <w:r>
        <w:rPr>
          <w:rFonts w:ascii="微软雅黑" w:eastAsia="微软雅黑" w:hAnsi="微软雅黑" w:hint="eastAsia"/>
          <w:color w:val="222222"/>
        </w:rPr>
        <w:t xml:space="preserve"> BUG-006</w:t>
      </w:r>
      <w:r>
        <w:rPr>
          <w:rFonts w:ascii="微软雅黑" w:eastAsia="微软雅黑" w:hAnsi="微软雅黑" w:hint="eastAsia"/>
          <w:color w:val="222222"/>
        </w:rPr>
        <w:t>）；</w:t>
      </w:r>
    </w:p>
    <w:p w14:paraId="76669D0D" w14:textId="77777777" w:rsidR="008D7DB7" w:rsidRDefault="008D7DB7">
      <w:pPr>
        <w:numPr>
          <w:ilvl w:val="0"/>
          <w:numId w:val="30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影像数据</w:t>
      </w:r>
      <w:r>
        <w:rPr>
          <w:rFonts w:ascii="微软雅黑" w:eastAsia="微软雅黑" w:hAnsi="微软雅黑" w:hint="eastAsia"/>
          <w:color w:val="222222"/>
        </w:rPr>
        <w:t>：证据图由告警消费端生成入</w:t>
      </w:r>
      <w:r>
        <w:rPr>
          <w:rFonts w:ascii="微软雅黑" w:eastAsia="微软雅黑" w:hAnsi="微软雅黑" w:hint="eastAsia"/>
          <w:color w:val="222222"/>
        </w:rPr>
        <w:t xml:space="preserve"> HDFS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10,534 </w:t>
      </w:r>
      <w:r>
        <w:rPr>
          <w:rFonts w:ascii="微软雅黑" w:eastAsia="微软雅黑" w:hAnsi="微软雅黑" w:hint="eastAsia"/>
          <w:color w:val="222222"/>
        </w:rPr>
        <w:t>个</w:t>
      </w:r>
      <w:r>
        <w:rPr>
          <w:rFonts w:ascii="微软雅黑" w:eastAsia="微软雅黑" w:hAnsi="微软雅黑" w:hint="eastAsia"/>
          <w:color w:val="222222"/>
        </w:rPr>
        <w:t xml:space="preserve"> PNG</w:t>
      </w:r>
      <w:r>
        <w:rPr>
          <w:rFonts w:ascii="微软雅黑" w:eastAsia="微软雅黑" w:hAnsi="微软雅黑" w:hint="eastAsia"/>
          <w:color w:val="222222"/>
        </w:rPr>
        <w:t>，路径规范见</w:t>
      </w:r>
      <w:r>
        <w:rPr>
          <w:rFonts w:ascii="微软雅黑" w:eastAsia="微软雅黑" w:hAnsi="微软雅黑" w:hint="eastAsia"/>
          <w:color w:val="222222"/>
        </w:rPr>
        <w:t xml:space="preserve"> TC019</w:t>
      </w:r>
      <w:r>
        <w:rPr>
          <w:rFonts w:ascii="微软雅黑" w:eastAsia="微软雅黑" w:hAnsi="微软雅黑" w:hint="eastAsia"/>
          <w:color w:val="222222"/>
        </w:rPr>
        <w:t>），</w:t>
      </w:r>
      <w:r>
        <w:rPr>
          <w:rStyle w:val="HTML"/>
          <w:rFonts w:hint="eastAsia"/>
          <w:color w:val="222222"/>
        </w:rPr>
        <w:t>alarm.snapshotPath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记录路径；</w:t>
      </w:r>
      <w:r>
        <w:rPr>
          <w:rStyle w:val="a4"/>
          <w:rFonts w:ascii="微软雅黑" w:eastAsia="微软雅黑" w:hAnsi="微软雅黑" w:hint="eastAsia"/>
          <w:color w:val="222222"/>
        </w:rPr>
        <w:t>影像元数据链路（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S72 </w:t>
      </w:r>
      <w:r>
        <w:rPr>
          <w:rStyle w:val="a4"/>
          <w:rFonts w:ascii="微软雅黑" w:eastAsia="微软雅黑" w:hAnsi="微软雅黑" w:hint="eastAsia"/>
          <w:color w:val="222222"/>
        </w:rPr>
        <w:t>打通，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BUG-008 </w:t>
      </w:r>
      <w:r>
        <w:rPr>
          <w:rStyle w:val="a4"/>
          <w:rFonts w:ascii="微软雅黑" w:eastAsia="微软雅黑" w:hAnsi="微软雅黑" w:hint="eastAsia"/>
          <w:color w:val="222222"/>
        </w:rPr>
        <w:t>转已实现）</w:t>
      </w:r>
      <w:r>
        <w:rPr>
          <w:rFonts w:ascii="微软雅黑" w:eastAsia="微软雅黑" w:hAnsi="微软雅黑" w:hint="eastAsia"/>
          <w:color w:val="222222"/>
        </w:rPr>
        <w:t>——仿真每次巡逻扫描（</w:t>
      </w:r>
      <w:r>
        <w:rPr>
          <w:rFonts w:ascii="微软雅黑" w:eastAsia="微软雅黑" w:hAnsi="微软雅黑" w:hint="eastAsia"/>
          <w:color w:val="222222"/>
        </w:rPr>
        <w:t>30s</w:t>
      </w:r>
      <w:r>
        <w:rPr>
          <w:rFonts w:ascii="微软雅黑" w:eastAsia="微软雅黑" w:hAnsi="微软雅黑" w:hint="eastAsia"/>
          <w:color w:val="222222"/>
        </w:rPr>
        <w:t>）产生一张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uav_patrol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元数据、每次告警产生一张关联元数据（</w:t>
      </w:r>
      <w:r>
        <w:rPr>
          <w:rStyle w:val="HTML"/>
          <w:rFonts w:hint="eastAsia"/>
          <w:color w:val="222222"/>
        </w:rPr>
        <w:t>uav_patrol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Style w:val="HTML"/>
          <w:rFonts w:hint="eastAsia"/>
          <w:color w:val="222222"/>
        </w:rPr>
        <w:t>dog_infrared</w:t>
      </w:r>
      <w:r>
        <w:rPr>
          <w:rFonts w:ascii="微软雅黑" w:eastAsia="微软雅黑" w:hAnsi="微软雅黑" w:hint="eastAsia"/>
          <w:color w:val="222222"/>
        </w:rPr>
        <w:t>，含</w:t>
      </w:r>
      <w:r>
        <w:rPr>
          <w:rFonts w:ascii="微软雅黑" w:eastAsia="微软雅黑" w:hAnsi="微软雅黑" w:hint="eastAsia"/>
          <w:color w:val="222222"/>
        </w:rPr>
        <w:t xml:space="preserve"> alarmId</w:t>
      </w:r>
      <w:r>
        <w:rPr>
          <w:rFonts w:ascii="微软雅黑" w:eastAsia="微软雅黑" w:hAnsi="微软雅黑" w:hint="eastAsia"/>
          <w:color w:val="222222"/>
        </w:rPr>
        <w:t>），经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inspection.image.meta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biz-image-consumer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落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image_meta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集合，</w:t>
      </w:r>
      <w:r>
        <w:rPr>
          <w:rStyle w:val="HTML"/>
          <w:rFonts w:hint="eastAsia"/>
          <w:color w:val="222222"/>
        </w:rPr>
        <w:t>/api/images/meta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可查（</w:t>
      </w:r>
      <w:r>
        <w:rPr>
          <w:rFonts w:ascii="微软雅黑" w:eastAsia="微软雅黑" w:hAnsi="微软雅黑" w:hint="eastAsia"/>
          <w:color w:val="222222"/>
        </w:rPr>
        <w:t xml:space="preserve">S72 </w:t>
      </w:r>
      <w:r>
        <w:rPr>
          <w:rFonts w:ascii="微软雅黑" w:eastAsia="微软雅黑" w:hAnsi="微软雅黑" w:hint="eastAsia"/>
          <w:color w:val="222222"/>
        </w:rPr>
        <w:t>实测：</w:t>
      </w:r>
      <w:r>
        <w:rPr>
          <w:rFonts w:ascii="微软雅黑" w:eastAsia="微软雅黑" w:hAnsi="微软雅黑" w:hint="eastAsia"/>
          <w:color w:val="222222"/>
        </w:rPr>
        <w:t xml:space="preserve">75s </w:t>
      </w:r>
      <w:r>
        <w:rPr>
          <w:rFonts w:ascii="微软雅黑" w:eastAsia="微软雅黑" w:hAnsi="微软雅黑" w:hint="eastAsia"/>
          <w:color w:val="222222"/>
        </w:rPr>
        <w:t>内流转</w:t>
      </w:r>
      <w:r>
        <w:rPr>
          <w:rFonts w:ascii="微软雅黑" w:eastAsia="微软雅黑" w:hAnsi="微软雅黑" w:hint="eastAsia"/>
          <w:color w:val="222222"/>
        </w:rPr>
        <w:t xml:space="preserve"> 8 </w:t>
      </w:r>
      <w:r>
        <w:rPr>
          <w:rFonts w:ascii="微软雅黑" w:eastAsia="微软雅黑" w:hAnsi="微软雅黑" w:hint="eastAsia"/>
          <w:color w:val="222222"/>
        </w:rPr>
        <w:t>条、告警关联</w:t>
      </w:r>
      <w:r>
        <w:rPr>
          <w:rFonts w:ascii="微软雅黑" w:eastAsia="微软雅黑" w:hAnsi="微软雅黑" w:hint="eastAsia"/>
          <w:color w:val="222222"/>
        </w:rPr>
        <w:t xml:space="preserve"> 1 </w:t>
      </w:r>
      <w:r>
        <w:rPr>
          <w:rFonts w:ascii="微软雅黑" w:eastAsia="微软雅黑" w:hAnsi="微软雅黑" w:hint="eastAsia"/>
          <w:color w:val="222222"/>
        </w:rPr>
        <w:t>条）；</w:t>
      </w:r>
    </w:p>
    <w:p w14:paraId="59A3E1B3" w14:textId="77777777" w:rsidR="008D7DB7" w:rsidRDefault="008D7DB7">
      <w:pPr>
        <w:numPr>
          <w:ilvl w:val="0"/>
          <w:numId w:val="30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任务</w:t>
      </w:r>
      <w:r>
        <w:rPr>
          <w:rFonts w:ascii="微软雅黑" w:eastAsia="微软雅黑" w:hAnsi="微软雅黑" w:hint="eastAsia"/>
          <w:color w:val="222222"/>
        </w:rPr>
        <w:t>：真实闭环创建</w:t>
      </w:r>
      <w:r>
        <w:rPr>
          <w:rFonts w:ascii="微软雅黑" w:eastAsia="微软雅黑" w:hAnsi="微软雅黑" w:hint="eastAsia"/>
          <w:color w:val="222222"/>
        </w:rPr>
        <w:t xml:space="preserve"> 53 </w:t>
      </w:r>
      <w:r>
        <w:rPr>
          <w:rFonts w:ascii="微软雅黑" w:eastAsia="微软雅黑" w:hAnsi="微软雅黑" w:hint="eastAsia"/>
          <w:color w:val="222222"/>
        </w:rPr>
        <w:t>条（未达计划的</w:t>
      </w:r>
      <w:r>
        <w:rPr>
          <w:rFonts w:ascii="微软雅黑" w:eastAsia="微软雅黑" w:hAnsi="微软雅黑" w:hint="eastAsia"/>
          <w:color w:val="222222"/>
        </w:rPr>
        <w:t xml:space="preserve"> 500 </w:t>
      </w:r>
      <w:r>
        <w:rPr>
          <w:rFonts w:ascii="微软雅黑" w:eastAsia="微软雅黑" w:hAnsi="微软雅黑" w:hint="eastAsia"/>
          <w:color w:val="222222"/>
        </w:rPr>
        <w:t>条——任务用例按真实下发</w:t>
      </w:r>
      <w:r>
        <w:rPr>
          <w:rFonts w:ascii="微软雅黑" w:eastAsia="微软雅黑" w:hAnsi="微软雅黑" w:hint="eastAsia"/>
          <w:color w:val="222222"/>
        </w:rPr>
        <w:t>-</w:t>
      </w:r>
      <w:r>
        <w:rPr>
          <w:rFonts w:ascii="微软雅黑" w:eastAsia="微软雅黑" w:hAnsi="微软雅黑" w:hint="eastAsia"/>
          <w:color w:val="222222"/>
        </w:rPr>
        <w:t>执行</w:t>
      </w:r>
      <w:r>
        <w:rPr>
          <w:rFonts w:ascii="微软雅黑" w:eastAsia="微软雅黑" w:hAnsi="微软雅黑" w:hint="eastAsia"/>
          <w:color w:val="222222"/>
        </w:rPr>
        <w:t>-</w:t>
      </w:r>
      <w:r>
        <w:rPr>
          <w:rFonts w:ascii="微软雅黑" w:eastAsia="微软雅黑" w:hAnsi="微软雅黑" w:hint="eastAsia"/>
          <w:color w:val="222222"/>
        </w:rPr>
        <w:t>回执闭环逐个产生，性能场景不依赖任务规模，如实记录偏差）；</w:t>
      </w:r>
    </w:p>
    <w:p w14:paraId="7F16721B" w14:textId="77777777" w:rsidR="008D7DB7" w:rsidRDefault="008D7DB7">
      <w:pPr>
        <w:numPr>
          <w:ilvl w:val="0"/>
          <w:numId w:val="30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遥测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device_status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累计</w:t>
      </w:r>
      <w:r>
        <w:rPr>
          <w:rFonts w:ascii="微软雅黑" w:eastAsia="微软雅黑" w:hAnsi="微软雅黑" w:hint="eastAsia"/>
          <w:color w:val="222222"/>
        </w:rPr>
        <w:t xml:space="preserve"> 47,490 </w:t>
      </w:r>
      <w:r>
        <w:rPr>
          <w:rFonts w:ascii="微软雅黑" w:eastAsia="微软雅黑" w:hAnsi="微软雅黑" w:hint="eastAsia"/>
          <w:color w:val="222222"/>
        </w:rPr>
        <w:t>条（含</w:t>
      </w:r>
      <w:r>
        <w:rPr>
          <w:rFonts w:ascii="微软雅黑" w:eastAsia="微软雅黑" w:hAnsi="微软雅黑" w:hint="eastAsia"/>
          <w:color w:val="222222"/>
        </w:rPr>
        <w:t xml:space="preserve"> PT001/PT002 </w:t>
      </w:r>
      <w:r>
        <w:rPr>
          <w:rFonts w:ascii="微软雅黑" w:eastAsia="微软雅黑" w:hAnsi="微软雅黑" w:hint="eastAsia"/>
          <w:color w:val="222222"/>
        </w:rPr>
        <w:t>注入</w:t>
      </w:r>
      <w:r>
        <w:rPr>
          <w:rFonts w:ascii="微软雅黑" w:eastAsia="微软雅黑" w:hAnsi="微软雅黑" w:hint="eastAsia"/>
          <w:color w:val="222222"/>
        </w:rPr>
        <w:t xml:space="preserve"> 600 </w:t>
      </w:r>
      <w:r>
        <w:rPr>
          <w:rFonts w:ascii="微软雅黑" w:eastAsia="微软雅黑" w:hAnsi="微软雅黑" w:hint="eastAsia"/>
          <w:color w:val="222222"/>
        </w:rPr>
        <w:t>条）。</w:t>
      </w:r>
    </w:p>
    <w:p w14:paraId="1B246D19" w14:textId="77777777" w:rsidR="008D7DB7" w:rsidRDefault="008D7DB7">
      <w:pPr>
        <w:pStyle w:val="a3"/>
        <w:shd w:val="clear" w:color="auto" w:fill="FAFAFA"/>
        <w:divId w:val="1136877248"/>
        <w:rPr>
          <w:rFonts w:ascii="微软雅黑" w:eastAsia="微软雅黑" w:hAnsi="微软雅黑" w:hint="eastAsia"/>
          <w:color w:val="555555"/>
        </w:rPr>
      </w:pPr>
      <w:r>
        <w:rPr>
          <w:rFonts w:ascii="微软雅黑" w:eastAsia="微软雅黑" w:hAnsi="微软雅黑" w:hint="eastAsia"/>
          <w:color w:val="555555"/>
        </w:rPr>
        <w:t>注：表</w:t>
      </w:r>
      <w:r>
        <w:rPr>
          <w:rFonts w:ascii="微软雅黑" w:eastAsia="微软雅黑" w:hAnsi="微软雅黑" w:hint="eastAsia"/>
          <w:color w:val="555555"/>
        </w:rPr>
        <w:t xml:space="preserve"> 6-1 </w:t>
      </w:r>
      <w:r>
        <w:rPr>
          <w:rFonts w:ascii="微软雅黑" w:eastAsia="微软雅黑" w:hAnsi="微软雅黑" w:hint="eastAsia"/>
          <w:color w:val="555555"/>
        </w:rPr>
        <w:t>中镜像版本实际为</w:t>
      </w:r>
      <w:r>
        <w:rPr>
          <w:rFonts w:ascii="微软雅黑" w:eastAsia="微软雅黑" w:hAnsi="微软雅黑" w:hint="eastAsia"/>
          <w:color w:val="555555"/>
        </w:rPr>
        <w:t xml:space="preserve"> backend </w:t>
      </w:r>
      <w:r>
        <w:rPr>
          <w:rStyle w:val="HTML"/>
          <w:rFonts w:hint="eastAsia"/>
          <w:color w:val="555555"/>
        </w:rPr>
        <w:t>0.2</w:t>
      </w:r>
      <w:r>
        <w:rPr>
          <w:rFonts w:ascii="微软雅黑" w:eastAsia="微软雅黑" w:hAnsi="微软雅黑" w:hint="eastAsia"/>
          <w:color w:val="555555"/>
        </w:rPr>
        <w:t xml:space="preserve"> / simulator </w:t>
      </w:r>
      <w:r>
        <w:rPr>
          <w:rStyle w:val="HTML"/>
          <w:rFonts w:hint="eastAsia"/>
          <w:color w:val="555555"/>
        </w:rPr>
        <w:t>0.8</w:t>
      </w:r>
      <w:r>
        <w:rPr>
          <w:rFonts w:ascii="微软雅黑" w:eastAsia="微软雅黑" w:hAnsi="微软雅黑" w:hint="eastAsia"/>
          <w:color w:val="555555"/>
        </w:rPr>
        <w:t>（镜像</w:t>
      </w:r>
      <w:r>
        <w:rPr>
          <w:rFonts w:ascii="微软雅黑" w:eastAsia="微软雅黑" w:hAnsi="微软雅黑" w:hint="eastAsia"/>
          <w:color w:val="555555"/>
        </w:rPr>
        <w:t xml:space="preserve"> tag </w:t>
      </w:r>
      <w:r>
        <w:rPr>
          <w:rFonts w:ascii="微软雅黑" w:eastAsia="微软雅黑" w:hAnsi="微软雅黑" w:hint="eastAsia"/>
          <w:color w:val="555555"/>
        </w:rPr>
        <w:t>与发布版本号独立管理，见</w:t>
      </w:r>
      <w:r>
        <w:rPr>
          <w:rFonts w:ascii="微软雅黑" w:eastAsia="微软雅黑" w:hAnsi="微软雅黑" w:hint="eastAsia"/>
          <w:color w:val="555555"/>
        </w:rPr>
        <w:t xml:space="preserve"> STATE </w:t>
      </w:r>
      <w:r>
        <w:rPr>
          <w:rFonts w:ascii="微软雅黑" w:eastAsia="微软雅黑" w:hAnsi="微软雅黑" w:hint="eastAsia"/>
          <w:color w:val="555555"/>
        </w:rPr>
        <w:t>版本表）。</w:t>
      </w:r>
    </w:p>
    <w:p w14:paraId="5F7A1226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6.2 </w:t>
      </w:r>
      <w:r>
        <w:rPr>
          <w:rFonts w:ascii="微软雅黑" w:eastAsia="微软雅黑" w:hAnsi="微软雅黑" w:hint="eastAsia"/>
          <w:color w:val="222222"/>
        </w:rPr>
        <w:t>测试目标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972"/>
        <w:gridCol w:w="5280"/>
        <w:gridCol w:w="1454"/>
      </w:tblGrid>
      <w:tr w:rsidR="00000000" w14:paraId="6F2EAC28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17333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15998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目标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AFBF3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判定标准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484FE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对应需求</w:t>
            </w:r>
          </w:p>
        </w:tc>
      </w:tr>
      <w:tr w:rsidR="00000000" w14:paraId="5FCC181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8F66C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G-1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67B27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功能完整性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358F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强制功能全部可用，功能用例通过率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100%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CF751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FR-1 ~ FR-6</w:t>
            </w:r>
          </w:p>
        </w:tc>
      </w:tr>
      <w:tr w:rsidR="00000000" w14:paraId="312AFEB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C6478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G-2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B235C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接口正确性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C6985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接口用例通过率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100%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，异常入参返回明确错误码而非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CF3B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安全性</w:t>
            </w:r>
          </w:p>
        </w:tc>
      </w:tr>
      <w:tr w:rsidR="00000000" w14:paraId="4F44987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7B4C9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G-3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35EB9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消息可靠性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9CA6B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发送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1,000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条消息，消费条数一致（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零丢失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）；重复投递不产生重复记录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B3F18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FR-2.4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FR-2.6</w:t>
            </w:r>
          </w:p>
        </w:tc>
      </w:tr>
      <w:tr w:rsidR="00000000" w14:paraId="1674D45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9AB6D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G-4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65689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数据一致性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6A46D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文件可下载且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MD5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一致；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记录数偏差为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2B916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FR-3.7</w:t>
            </w:r>
          </w:p>
        </w:tc>
      </w:tr>
      <w:tr w:rsidR="00000000" w14:paraId="3AC71AF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03A80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G-5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5145B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网关能力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EC7A6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负载均衡生效、单实例故障不影响可用性、限流生效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1FFA0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FR-5.2 ~ FR-5.5</w:t>
            </w:r>
          </w:p>
        </w:tc>
      </w:tr>
      <w:tr w:rsidR="00000000" w14:paraId="7902854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6208F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G-6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FF9F8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性能指标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982B8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遥测端到端时延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P95 &lt; 1.5 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；检索接口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P95 &lt; 500 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；持续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 msg/s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无丢失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C9BA7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性能需求</w:t>
            </w:r>
          </w:p>
        </w:tc>
      </w:tr>
      <w:tr w:rsidR="00000000" w14:paraId="548D089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C0A56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G-7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953BF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稳定性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29BEA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连续运行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小时无容器退出、无明显内存泄漏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8403A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可靠性需求</w:t>
            </w:r>
          </w:p>
        </w:tc>
      </w:tr>
      <w:tr w:rsidR="00000000" w14:paraId="6110270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8F6A6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G-8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F22B0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需求可追溯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690F5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每条功能需求至少被一个用例覆盖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7F7DF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全章</w:t>
            </w:r>
          </w:p>
        </w:tc>
      </w:tr>
    </w:tbl>
    <w:p w14:paraId="43B5F728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6.3 </w:t>
      </w:r>
      <w:r>
        <w:rPr>
          <w:rFonts w:ascii="微软雅黑" w:eastAsia="微软雅黑" w:hAnsi="微软雅黑" w:hint="eastAsia"/>
          <w:color w:val="222222"/>
        </w:rPr>
        <w:t>功能测试</w:t>
      </w:r>
    </w:p>
    <w:p w14:paraId="36D79B8A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6.3.1 </w:t>
      </w:r>
      <w:r>
        <w:rPr>
          <w:rFonts w:ascii="微软雅黑" w:eastAsia="微软雅黑" w:hAnsi="微软雅黑" w:hint="eastAsia"/>
          <w:color w:val="222222"/>
        </w:rPr>
        <w:t>功能测试用例表（表</w:t>
      </w:r>
      <w:r>
        <w:rPr>
          <w:rFonts w:ascii="微软雅黑" w:eastAsia="微软雅黑" w:hAnsi="微软雅黑" w:hint="eastAsia"/>
          <w:color w:val="222222"/>
        </w:rPr>
        <w:t xml:space="preserve"> 6-2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0876C717" w14:textId="77777777" w:rsidR="008D7DB7" w:rsidRDefault="008D7DB7">
      <w:pPr>
        <w:pStyle w:val="a3"/>
        <w:shd w:val="clear" w:color="auto" w:fill="FAFAFA"/>
        <w:divId w:val="1279097948"/>
        <w:rPr>
          <w:rFonts w:ascii="微软雅黑" w:eastAsia="微软雅黑" w:hAnsi="微软雅黑" w:hint="eastAsia"/>
          <w:color w:val="555555"/>
        </w:rPr>
      </w:pPr>
      <w:r>
        <w:rPr>
          <w:rFonts w:ascii="微软雅黑" w:eastAsia="微软雅黑" w:hAnsi="微软雅黑" w:hint="eastAsia"/>
          <w:color w:val="555555"/>
        </w:rPr>
        <w:t xml:space="preserve">TC001~TC010 </w:t>
      </w:r>
      <w:r>
        <w:rPr>
          <w:rFonts w:ascii="微软雅黑" w:eastAsia="微软雅黑" w:hAnsi="微软雅黑" w:hint="eastAsia"/>
          <w:color w:val="555555"/>
        </w:rPr>
        <w:t>沿用课程提供的测试用例样例编号与标题，并补齐前置条件、步骤与预期结果；</w:t>
      </w:r>
      <w:r>
        <w:rPr>
          <w:rFonts w:ascii="微软雅黑" w:eastAsia="微软雅黑" w:hAnsi="微软雅黑" w:hint="eastAsia"/>
          <w:color w:val="555555"/>
        </w:rPr>
        <w:t xml:space="preserve">TC011 </w:t>
      </w:r>
      <w:r>
        <w:rPr>
          <w:rFonts w:ascii="微软雅黑" w:eastAsia="微软雅黑" w:hAnsi="微软雅黑" w:hint="eastAsia"/>
          <w:color w:val="555555"/>
        </w:rPr>
        <w:t>起为按本项目需求扩充的用例。剩余用例建议继续扩充至</w:t>
      </w:r>
      <w:r>
        <w:rPr>
          <w:rFonts w:ascii="微软雅黑" w:eastAsia="微软雅黑" w:hAnsi="微软雅黑" w:hint="eastAsia"/>
          <w:color w:val="555555"/>
        </w:rPr>
        <w:t xml:space="preserve"> </w:t>
      </w:r>
      <w:r>
        <w:rPr>
          <w:rStyle w:val="a4"/>
          <w:rFonts w:ascii="微软雅黑" w:eastAsia="微软雅黑" w:hAnsi="微软雅黑" w:hint="eastAsia"/>
          <w:color w:val="555555"/>
        </w:rPr>
        <w:t xml:space="preserve">30 </w:t>
      </w:r>
      <w:r>
        <w:rPr>
          <w:rStyle w:val="a4"/>
          <w:rFonts w:ascii="微软雅黑" w:eastAsia="微软雅黑" w:hAnsi="微软雅黑" w:hint="eastAsia"/>
          <w:color w:val="555555"/>
        </w:rPr>
        <w:t>条以上</w:t>
      </w:r>
      <w:r>
        <w:rPr>
          <w:rFonts w:ascii="微软雅黑" w:eastAsia="微软雅黑" w:hAnsi="微软雅黑" w:hint="eastAsia"/>
          <w:color w:val="555555"/>
        </w:rPr>
        <w:t>（课程要求</w:t>
      </w:r>
      <w:r>
        <w:rPr>
          <w:rFonts w:ascii="微软雅黑" w:eastAsia="微软雅黑" w:hAnsi="微软雅黑" w:hint="eastAsia"/>
          <w:color w:val="555555"/>
        </w:rPr>
        <w:t>"</w:t>
      </w:r>
      <w:r>
        <w:rPr>
          <w:rFonts w:ascii="微软雅黑" w:eastAsia="微软雅黑" w:hAnsi="微软雅黑" w:hint="eastAsia"/>
          <w:color w:val="555555"/>
        </w:rPr>
        <w:t>实际测试需要扩充更多用例</w:t>
      </w:r>
      <w:r>
        <w:rPr>
          <w:rFonts w:ascii="微软雅黑" w:eastAsia="微软雅黑" w:hAnsi="微软雅黑" w:hint="eastAsia"/>
          <w:color w:val="555555"/>
        </w:rPr>
        <w:t>"</w:t>
      </w:r>
      <w:r>
        <w:rPr>
          <w:rFonts w:ascii="微软雅黑" w:eastAsia="微软雅黑" w:hAnsi="微软雅黑" w:hint="eastAsia"/>
          <w:color w:val="555555"/>
        </w:rPr>
        <w:t>）。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1451"/>
        <w:gridCol w:w="925"/>
        <w:gridCol w:w="1410"/>
        <w:gridCol w:w="1770"/>
        <w:gridCol w:w="4470"/>
        <w:gridCol w:w="5030"/>
        <w:gridCol w:w="951"/>
      </w:tblGrid>
      <w:tr w:rsidR="00000000" w14:paraId="1CD7A6D8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C07B8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507A8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测试模块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7A8B7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测试标题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45A4C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前置条件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CE6D6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测试步骤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4915B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D1DD0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实际结果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19121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状态</w:t>
            </w:r>
          </w:p>
        </w:tc>
      </w:tr>
      <w:tr w:rsidR="00000000" w14:paraId="5FB4CEA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285F9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E7393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设备仿真模块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8B7A6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无人机设备注册上线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E49A5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仿真模块已启动；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网络正常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00CC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启动无人机仿真实例；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调用设备注册接口；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 xml:space="preserve">3.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查看平台设备台账页面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AF31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无人机成功注册；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状态显示在线；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设备编号与类型正确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0B461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UAV-001/002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在线，心跳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upsert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即注册语义（无独立注册端点，见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BUG-002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设计差异）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8D59A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0F9CFC6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7DF7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F49E1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设备仿真模块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60B0B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机器狗心跳上报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69363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机器狗仿真已注册上线；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消息中间件正常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511FD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机器狗定时发送心跳；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消费端消费心跳；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查看数据库设备状态记录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3E4DE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定时收到心跳（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5 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一次），</w:t>
            </w:r>
            <w:r>
              <w:rPr>
                <w:rStyle w:val="HTML"/>
                <w:rFonts w:hint="eastAsia"/>
                <w:color w:val="222222"/>
              </w:rPr>
              <w:t>lastHeartbeat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持续更新，状态保持在线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3E3FA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ROBOT-001 </w:t>
            </w:r>
            <w:r>
              <w:rPr>
                <w:rStyle w:val="HTML"/>
                <w:rFonts w:hint="eastAsia"/>
                <w:color w:val="222222"/>
              </w:rPr>
              <w:t>lastHeartbeat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 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前进（两次采样值不同）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1CA2C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3ED35B5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8C45B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5BB48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消息中间件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29959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无人机上报巡检数据消息生产消费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5C363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服务正常、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topic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已创建；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生产者与消费者已启动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99BC7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无人机产生一条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GPS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图片元数据消息并发送；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观察消费者控制台；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查看消息持久化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DF25A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消息成功生产；消费者正常消费；消息持久化保存无丢失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B5239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device_status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累计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47,490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条遥测，生产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-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消费零丢失（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PT001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另证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500/500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23CF4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601BB48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64DBC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4FFE5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消息中间件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DE21E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平台下发巡检任务指令给机器狗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C79F3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设备仿真在线；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消息中间件正常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34DED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平台下发巡检任务指令；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仿真设备消费指令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topic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仿真设备打印任务内容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54FB3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机器狗成功接收指令，内容与下发一致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35B65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RETURN_HOME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task.command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下发，回执驱动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DISPATCHED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RUNNING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DONE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A1B1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191DF16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EAA6C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0C9EB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分布式存储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31D9C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巡检图片元数据文件上传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7D68F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集群正常；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客户端连接正常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3076F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上传一张模拟巡检图片；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调用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查询接口；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执行下载验证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50B42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上传成功；可查询到文件元信息；可正常下载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1C0E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HDFS </w:t>
            </w:r>
            <w:r>
              <w:rPr>
                <w:rStyle w:val="HTML"/>
                <w:rFonts w:hint="eastAsia"/>
                <w:color w:val="222222"/>
              </w:rPr>
              <w:t>/inspection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10,534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个证据图文件；下载接口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65A95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6BE9ADC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C1E55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88F36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分布式数据库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EFAA3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保存设备任务记录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61BEF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服务正常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E90D4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平台下发一条巡检任务；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任务信息写入数据库；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按任务编号查询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AE87E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任务记录完整入库，查询返回正确信息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A0643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task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集合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条，按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taskId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查询命中（状态与备注一致）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3052E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2C0F264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BD86A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TC007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E3DE8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Elasticsearch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DCD8D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按告警类型检索巡检告警事件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780E0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服务正常；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已写入若干告警测试数据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BF969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前端选择告警类型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=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设备过热；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执行检索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00C31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正确返回全部设备过热告警，结果与入库数据一致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4A52C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BATTERY_LOW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类型检索命中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1,760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条，与入库一致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577AC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1CDBEBA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3B310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D3BF5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网关反向代理访问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604D7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访问后端业务接口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8988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已配置反向代理；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后端服务正常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56E81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客户端访问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对外端口请求后端接口；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观察请求转发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131EE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成功转发，客户端拿到后端返回数据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94C49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GET :8080/api/devices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，响应头含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X-Backend-Instance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47357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0AE7897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ED41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0751D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Web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可视化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DC04D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查看在线设备列表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B2947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多台仿真设备在线；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前后端与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正常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F70D9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打开设备管理页面；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刷新页面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D0809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页面正确展示全部在线设备，含编号、状态、电量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E2FA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页面展示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台设备（编号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状态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电量），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S40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用户核验轮次确认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ADF6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通过（人工核验）</w:t>
            </w:r>
          </w:p>
        </w:tc>
      </w:tr>
      <w:tr w:rsidR="00000000" w14:paraId="56B0B0B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91754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4CA62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异常测试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8E97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设备离线状态更新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5352F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无人机正在上报心跳；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关闭仿真进程；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等待超时检测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A1991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平台识别心跳超时，设备状态更新为离线，数据库同步更新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7A709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15 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内状态变为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OFFLINE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，并生成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DEVICE_OFFLINE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3DAF3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手动下线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5 s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OFFLINE + DEVICE_OFFLINE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告警（指令驱动，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S50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用户要求提速）；手动上线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 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内恢复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ONLINE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；自然失联判定仍按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15 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阈值（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FR-1.5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77958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4296F33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773CC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64A81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设备仿真模块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92555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同一设备消息有序性验证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E117F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正常，无人机在线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622AE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连续下发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条指令给同一机器狗；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查看消费顺序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14287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条指令按下发顺序被消费（验证同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key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进同一分区）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6173E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生产者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key=deviceId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保证同分区有序；消费组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LAG=0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；优先级调度另验证（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TC011b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A8963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541AC3F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FDC39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45A20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设备仿真模块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6560B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多设备并发在线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3B86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已启动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A0BD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同时启动全部仿真实例并观察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935A7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台设备均保持在线，互不干扰，遥测正常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01E46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台设备同时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ONLINE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，各自遥测持续入库互不干扰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A398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5902BD2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DBDF8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TC013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1BE66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设备仿真模块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62265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故障注入——电量骤降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6621F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无人机在线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32B1D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调用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POST /sim/fault type=BATTERY_DROP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DD512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电量下降至阈值以下并触发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BATTERY_LOW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7F536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故障注入路径验证（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S31/S34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BATTERY_LOW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告警正常产生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AEB28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79B2890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1FE28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43237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设备仿真模块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B3BFA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设备重复注册幂等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CC517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设备已注册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5D4BD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用相同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deviceId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再次注册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33779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不产生重复设备记录，返回原设备信息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8062D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心跳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upsert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幂等，设备数稳定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=4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5D347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7DE18C7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3FBC8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30E2A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消息中间件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742FC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消费失败进死信主题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59E2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正常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644F3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构造一条无法解析的消息并发送至告警主题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3F70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重试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次后进入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inspection.dlq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，不阻塞后续消息消费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C4483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S90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复跑：脚本自行注入坏消息（</w:t>
            </w:r>
            <w:r>
              <w:rPr>
                <w:rStyle w:val="HTML"/>
                <w:rFonts w:hint="eastAsia"/>
                <w:color w:val="222222"/>
              </w:rPr>
              <w:t>this-is-not-json-</w:t>
            </w:r>
            <w:r>
              <w:rPr>
                <w:rStyle w:val="HTML"/>
                <w:rFonts w:hint="eastAsia"/>
                <w:color w:val="222222"/>
              </w:rPr>
              <w:t>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DLQ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行数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且内容可检出，后续消费不受阻。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：原脚本依赖队列中的遗留消息，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S78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死信重放清空队列后曾误报失败——已改为自注入（测试资产修复）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1229F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1C65B20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D7F02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25DAE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消息中间件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4C4AC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消费幂等——重复消息不重复入库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DD933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已存在某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alarmId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65F73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同一条告警消息重复发送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CA602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数据库与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中该告警记录数仍为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D6E02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alarmId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重放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次，文档数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611B6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62EA66B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6AE4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C41A5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消息中间件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3324F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消费者重启续消费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1DFBC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已消费部分消息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502E1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停止消费者；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生产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1,000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条消息；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重启消费者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0643C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消费者从上次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offset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继续，总消费条数与生产条数一致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635ED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重启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backend-2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前后各注入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10/10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落库，零丢失零重复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3A62B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44D679A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74537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B2471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分布式存储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5EB8F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文件下载与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MD5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校验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EAB39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已上传图片并有元数据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F9B71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按路径下载图片；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计算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MD5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与元数据比对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F1255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MD5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完全一致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32B22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S50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首测：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API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源文件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MD5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5A35D7F0</w:t>
            </w:r>
            <w:r>
              <w:rPr>
                <w:rStyle w:val="HTML"/>
                <w:rFonts w:hint="eastAsia"/>
                <w:color w:val="222222"/>
              </w:rPr>
              <w:t>…</w:t>
            </w:r>
            <w:r>
              <w:rPr>
                <w:rStyle w:val="HTML"/>
                <w:rFonts w:hint="eastAsia"/>
                <w:color w:val="222222"/>
              </w:rPr>
              <w:t>4399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（当时证据图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640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360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）。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S82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全量重生成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1280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720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后内容已变，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S90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复跑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：同一告警的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API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下载与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源文件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MD5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8E1582EE</w:t>
            </w:r>
            <w:r>
              <w:rPr>
                <w:rStyle w:val="HTML"/>
                <w:rFonts w:hint="eastAsia"/>
                <w:color w:val="222222"/>
              </w:rPr>
              <w:t>…</w:t>
            </w:r>
            <w:r>
              <w:rPr>
                <w:rStyle w:val="HTML"/>
                <w:rFonts w:hint="eastAsia"/>
                <w:color w:val="222222"/>
              </w:rPr>
              <w:t>436C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Style w:val="HTML"/>
                <w:rFonts w:hint="eastAsia"/>
                <w:color w:val="222222"/>
              </w:rPr>
              <w:t>hdfs dfs -get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成功标志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get=True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。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：原脚本用固定临时文件名且未校验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hdfs dfs -get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结果，重生成后曾读到上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一轮遗留文件而误报不一致——已改为按运行号唯一命名并校验（测试资产修复）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EA694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通过</w:t>
            </w:r>
          </w:p>
        </w:tc>
      </w:tr>
      <w:tr w:rsidR="00000000" w14:paraId="2BFC5A9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06BF5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E7FA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分布式存储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791EC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目录分区规范验证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9E9FD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已上传多张图片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66FC5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目录结构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EC15A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路径符合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/inspection/{type}/{yyyy}/{MM}/{dd}/{deviceId}/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规范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06DB3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S90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复跑：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11,541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个文件，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0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违规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；扩展名实测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{.png, .jpg}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HTML"/>
                <w:rFonts w:hint="eastAsia"/>
                <w:color w:val="222222"/>
              </w:rPr>
              <w:t>.jpg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S75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人工复核上传的现场照片，规范本身允许任意图片扩展名，原脚本只认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.png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故曾把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.jpg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误判为违规——已修正正则）。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：文件数随仿真持续产生新证据图而变化，上值为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2026-09-21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采样；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S93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清理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个测试告警影像后为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11,507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15A8D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43A841B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2B215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AB47C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分布式数据库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ED34C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遥测数据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TTL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过期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0D579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device_status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有历史数据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E6B57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查看集合索引定义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CB8B9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存在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TTL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索引且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expireAfterSeconds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2,592,000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天）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B7DE8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初测发现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TTL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索引缺失（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BUG-005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），修复后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TTL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复合索引均存在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E0A86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通过（缺陷修复回归）</w:t>
            </w:r>
          </w:p>
        </w:tc>
      </w:tr>
      <w:tr w:rsidR="00000000" w14:paraId="302000E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EDF75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360FE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分布式数据库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0E031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就近派单选中最近机器狗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98625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台机器狗在线且空闲，位置不同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01822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在靠近机器狗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的位置产生告警，触发派单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EB67F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选中机器狗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2dsphere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查询生效）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FF449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v0.6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实现（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BUG-003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回归）：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2dsphere nearSphere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就近派单——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V-2/V-2b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分别在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ROBOT-001/002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位置注入告警，均派给地理最近的机器狗；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DONE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回执回填复核结论与红外图（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D-21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仿真结论规则）。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S90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：脚本原为硬编码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FAIL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（遗留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未实现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结论），已改为实环验证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告警→机器狗任务→复核回填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链条（实测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task=</w:t>
            </w:r>
            <w:r>
              <w:rPr>
                <w:rStyle w:val="HTML"/>
                <w:rFonts w:hint="eastAsia"/>
                <w:color w:val="222222"/>
              </w:rPr>
              <w:t>…</w:t>
            </w:r>
            <w:r>
              <w:rPr>
                <w:rStyle w:val="HTML"/>
                <w:rFonts w:hint="eastAsia"/>
                <w:color w:val="222222"/>
              </w:rPr>
              <w:t xml:space="preserve"> device=ROBOT-002 review.conclusion=CONFIRMED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最近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的判定仍由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V-2/V-2b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证明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F65B7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BUG-003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回归）</w:t>
            </w:r>
          </w:p>
        </w:tc>
      </w:tr>
      <w:tr w:rsidR="00000000" w14:paraId="329B4B8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CF96D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DB097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分布式数据库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0776D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任务状态并发流转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66268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任务处于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DISPATCHED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E1443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并发发起两次取消请求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02C1C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仅一次成功，状态不出现非法流转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D0DA4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初测二次取消均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（竞态），修复后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cancel1=200 / cancel2=409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BUG-007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5331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通过（缺陷修复回归）</w:t>
            </w:r>
          </w:p>
        </w:tc>
      </w:tr>
      <w:tr w:rsidR="00000000" w14:paraId="68DA48E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AD77B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D5D8F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Elasticsearch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F0FB0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按地理半径检索告警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DC2F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有含坐标的告警数据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27DA9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以某坐标为中心检索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 m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内告警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F9828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仅返回范围内告警，边界值处理正确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10A32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1000 m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半径检索命中（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geo_distance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生效）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4FAE3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2FB12E3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2C45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TC024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6A74E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Elasticsearch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14BAE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按时间范围检索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52439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有跨多日数据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F71F3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检索指定时间区间告警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755F6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返回结果全部落在区间内，时间排序正确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D9541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 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窗口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680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条全部落在区间内，按时间倒序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7B211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62C8803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47036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5A067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Elasticsearch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B7F09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组合条件检索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9551A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有充足数据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6B59F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同时指定类型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等级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时间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地理范围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67968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返回结果满足全部条件（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AND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语义）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067BA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类型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等级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+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时间组合命中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1,760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条，全部匹配（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AND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语义）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C2A1D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31955C1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EB8B2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465AD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Elasticsearch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16E33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统计聚合正确性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18506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10,000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条告警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D291C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调用统计接口，与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直接聚合结果比对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2F8F6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类型分布与时间趋势数值与数据库统计一致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9C616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total_24h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Mongo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计数收敛一致（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10,171=10,171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topType 1,846=1,846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10k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规模暴露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total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截断缺陷已修复（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BUG-006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511B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通过（缺陷修复回归）</w:t>
            </w:r>
          </w:p>
        </w:tc>
      </w:tr>
      <w:tr w:rsidR="00000000" w14:paraId="793DEAD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F9D89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F7A9B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Elasticsearch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37CC6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中文分词检索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A9078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已安装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插件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92686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检索中文关键词（如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围墙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人员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BD527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返回包含该词的告警记录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11D86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S63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实现（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BUG-004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回归）：安装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analysis-ik 8.13.0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索引升版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v2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description=ik_smart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reindex 10,716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条；</w:t>
            </w:r>
            <w:r>
              <w:rPr>
                <w:rStyle w:val="HTML"/>
                <w:rFonts w:hint="eastAsia"/>
                <w:color w:val="222222"/>
              </w:rPr>
              <w:t>ik_smart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分词验证（园区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围墙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入侵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人员独立成词）；中文检索实测：关键词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人员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命中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红外温度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命中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A6D4C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BUG-004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回归）</w:t>
            </w:r>
          </w:p>
        </w:tc>
      </w:tr>
      <w:tr w:rsidR="00000000" w14:paraId="735C0C8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6874B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521BC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网关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0124F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负载均衡分发验证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F513D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双后端实例正常运行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070AB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连续请求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/api/devices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次，记录响应头实例号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326E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两个实例均被分发到，比例接近均衡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D6B4F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连击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backend-1/backend-2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均命中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E9688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7FD2071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59C99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97C6B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网关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AFA6B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单实例故障转移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9C59F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双实例正常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34CA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停止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backend-1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持续请求接口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41B6D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请求全部由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backend-2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处理，无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或仅瞬时失败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0FA81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停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backend-1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5/5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由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backend-2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服务，恢复后健康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B0B30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532A55F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67581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AA8C7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网关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DBC0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限流生效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85C63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限流已配置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126F6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以超过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 r/s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的速率请求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4844B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超出部分返回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，前端展示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请求过于频繁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81F8C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PT006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并发突发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197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503 / 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20r/s+burst40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生效；限流缺失为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S50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发现并修复的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BUG-001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31B64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4D4DB0A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301FC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TC031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40AAC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网关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E3793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History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路由刷新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BAD26C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前端已部署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B5F2F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直接访问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/alarms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并刷新页面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37CB6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正常返回告警页，不出现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83BD3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GET /alarms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且返回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SPA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根节点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FE855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4E227BE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7E8E9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304EB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Web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可视化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483D2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告警详情证据链展示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5F2BB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存在含复核结果的告警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1C821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打开告警详情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B877B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同时展示高空原图与机器狗红外复核图及结论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D47D2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告警详情证据链（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S62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前端详情面板）：高空原图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机器狗红外复核图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结论并列展示；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V-6 API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级验证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人工核验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D2B97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2AA8227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F7123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81EF7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Web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可视化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CD7AC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任务下发全流程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EB312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设备在线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C891D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前端创建任务并下发；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观察任务状态与日志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907AB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状态依次流转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CREATED</w:t>
            </w:r>
            <w:r>
              <w:rPr>
                <w:rStyle w:val="HTML"/>
                <w:rFonts w:hint="eastAsia"/>
                <w:color w:val="222222"/>
              </w:rPr>
              <w:t>→</w:t>
            </w:r>
            <w:r>
              <w:rPr>
                <w:rStyle w:val="HTML"/>
                <w:rFonts w:hint="eastAsia"/>
                <w:color w:val="222222"/>
              </w:rPr>
              <w:t>DISPATCHED</w:t>
            </w:r>
            <w:r>
              <w:rPr>
                <w:rStyle w:val="HTML"/>
                <w:rFonts w:hint="eastAsia"/>
                <w:color w:val="222222"/>
              </w:rPr>
              <w:t>→</w:t>
            </w:r>
            <w:r>
              <w:rPr>
                <w:rStyle w:val="HTML"/>
                <w:rFonts w:hint="eastAsia"/>
                <w:color w:val="222222"/>
              </w:rPr>
              <w:t>RUNNING</w:t>
            </w:r>
            <w:r>
              <w:rPr>
                <w:rStyle w:val="HTML"/>
                <w:rFonts w:hint="eastAsia"/>
                <w:color w:val="222222"/>
              </w:rPr>
              <w:t>→</w:t>
            </w:r>
            <w:r>
              <w:rPr>
                <w:rStyle w:val="HTML"/>
                <w:rFonts w:hint="eastAsia"/>
                <w:color w:val="222222"/>
              </w:rPr>
              <w:t>DONE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，日志完整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C0977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回执驱动完整流转至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DONE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task_log 148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80B4E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4CB89D3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3ED32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36265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Web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可视化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6924B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设备地图坐标正确性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B2E70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设备在线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561A9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查看地图上设备位置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46CFE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位置落在园区范围内，无坐标颠倒现象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A36BF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台设备坐标均在园区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bbox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，无经纬颠倒（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S40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用户核验）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72F89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通过（人工核验）</w:t>
            </w:r>
          </w:p>
        </w:tc>
      </w:tr>
      <w:tr w:rsidR="00000000" w14:paraId="5500BCA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741C5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6F71B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权限认证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6A8A5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未登录访问受保护接口被拒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49238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后端与网关正常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E51E0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不携带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Authorization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请求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/api/devices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用错误口令登录；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空口令登录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BCE10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1. 401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（缺令牌）；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2. 401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（口令错误）；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3. 400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（参数缺失），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均不得返回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11D37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S88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实测（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A-1/A-2/A-3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401 / 401 / 400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，响应体含明确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EB254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13BC043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511EB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133A9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权限认证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BBF8A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登录后全链路可用与登出失效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3F7FF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演示账号可用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1D7B1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登录取令牌；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带令牌访问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个业务接口；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登出；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复用旧令牌访问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077F4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登出后旧令牌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401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令牌在双后端实例均有效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AA14B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S88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实测（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A-4~A-12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6/6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接口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、命中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backend-1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backend-2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auth_revoked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文档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、旧令牌复用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EA89F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5980F10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FA045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TC037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85B2C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异常处理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28847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异常入参返回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4xx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而非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，错误体结构统一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6D981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已登录（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S88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鉴权后）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70E80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请求不存在的设备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提交非法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JSON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缺必填字段；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传非法时间格式；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5.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不携带令牌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81179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1. 404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2. 400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3.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400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且返回字段明细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4. 400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5. 401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均不得返回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、不得泄露异常栈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72388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S89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实测：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404/404/400/400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fields=[{field:deviceId,</w:t>
            </w:r>
            <w:r>
              <w:rPr>
                <w:rStyle w:val="HTML"/>
                <w:rFonts w:hint="eastAsia"/>
                <w:color w:val="222222"/>
              </w:rPr>
              <w:t>…</w:t>
            </w:r>
            <w:r>
              <w:rPr>
                <w:rStyle w:val="HTML"/>
                <w:rFonts w:hint="eastAsia"/>
                <w:color w:val="222222"/>
              </w:rPr>
              <w:t>}]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/400/401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，响应体统一为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{timestamp,status,code,error,message,path[,fields]}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；配套单测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例（</w:t>
            </w:r>
            <w:r>
              <w:rPr>
                <w:rStyle w:val="HTML"/>
                <w:rFonts w:hint="eastAsia"/>
                <w:color w:val="222222"/>
              </w:rPr>
              <w:t>GlobalExceptionHandlerTest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）全绿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EE2EA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</w:tbl>
    <w:p w14:paraId="42AB2EBF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6.3.2 </w:t>
      </w:r>
      <w:r>
        <w:rPr>
          <w:rFonts w:ascii="微软雅黑" w:eastAsia="微软雅黑" w:hAnsi="微软雅黑" w:hint="eastAsia"/>
          <w:color w:val="222222"/>
        </w:rPr>
        <w:t>需求追溯矩阵（表</w:t>
      </w:r>
      <w:r>
        <w:rPr>
          <w:rFonts w:ascii="微软雅黑" w:eastAsia="微软雅黑" w:hAnsi="微软雅黑" w:hint="eastAsia"/>
          <w:color w:val="222222"/>
        </w:rPr>
        <w:t xml:space="preserve"> 6-3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978"/>
        <w:gridCol w:w="2749"/>
      </w:tblGrid>
      <w:tr w:rsidR="00000000" w14:paraId="1F7751B5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2D3EB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需求编号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CC9AF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需求名称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6212C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覆盖用例</w:t>
            </w:r>
          </w:p>
        </w:tc>
      </w:tr>
      <w:tr w:rsidR="00000000" w14:paraId="5731167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86588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FR-1.1 ~ FR-1.4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FE3F3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注册、心跳、遥测、故障注入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CB8EC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TC011~TC014</w:t>
            </w:r>
          </w:p>
        </w:tc>
      </w:tr>
      <w:tr w:rsidR="00000000" w14:paraId="0E1C825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370F6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FR-1.5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576D5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离线判定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09700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TC010</w:t>
            </w:r>
          </w:p>
        </w:tc>
      </w:tr>
      <w:tr w:rsidR="00000000" w14:paraId="741A776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C0C80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FR-1.6 ~ FR-1.7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C6838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指令执行、多设备并发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B04A2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TC012</w:t>
            </w:r>
          </w:p>
        </w:tc>
      </w:tr>
      <w:tr w:rsidR="00000000" w14:paraId="6822A91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3F9E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FR-2.1 ~ FR-2.3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769EA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上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下行流转、多消费组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B266E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TC011</w:t>
            </w:r>
          </w:p>
        </w:tc>
      </w:tr>
      <w:tr w:rsidR="00000000" w14:paraId="0A21A64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BEF81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FR-2.4 ~ FR-2.6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41089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持久化、死信、幂等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F3481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TC017</w:t>
            </w:r>
          </w:p>
        </w:tc>
      </w:tr>
      <w:tr w:rsidR="00000000" w14:paraId="7656440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F39D7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FR-3.1 ~ FR-3.2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EC011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影像与元数据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F2D80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TC019</w:t>
            </w:r>
          </w:p>
        </w:tc>
      </w:tr>
      <w:tr w:rsidR="00000000" w14:paraId="69757C9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7BD4C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FR-3.3 ~ FR-3.6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9F687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台账、任务、状态、告警存储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771BE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TC022</w:t>
            </w:r>
          </w:p>
        </w:tc>
      </w:tr>
      <w:tr w:rsidR="00000000" w14:paraId="61CAA7B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39EF2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FR-3.7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98380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下载校验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AB543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TC018</w:t>
            </w:r>
          </w:p>
        </w:tc>
      </w:tr>
      <w:tr w:rsidR="00000000" w14:paraId="2C94C6D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91A46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FR-4.1 ~ FR-4.6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5CB36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多维检索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5A26F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TC007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TC023~TC025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TC027</w:t>
            </w:r>
          </w:p>
        </w:tc>
      </w:tr>
      <w:tr w:rsidR="00000000" w14:paraId="1DA4AD5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9BFC8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FR-4.7 ~ FR-4.9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34385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聚合统计与可视化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612A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TC032~TC034</w:t>
            </w:r>
          </w:p>
        </w:tc>
      </w:tr>
      <w:tr w:rsidR="00000000" w14:paraId="08D0567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9B19C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FR-5.1 ~ FR-5.7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39D1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网关与访问控制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38102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TC028~TC031</w:t>
            </w:r>
          </w:p>
        </w:tc>
      </w:tr>
      <w:tr w:rsidR="00000000" w14:paraId="1D14770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92438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FR-5.7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（加分项）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35C7F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简易权限认证（登录签发令牌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后端统一校验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登出吊销）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454FD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TC036</w:t>
            </w:r>
          </w:p>
        </w:tc>
      </w:tr>
      <w:tr w:rsidR="00000000" w14:paraId="135B868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26D01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NFR-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安全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09AA9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业务接口鉴权（除登录外全部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/api/**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需令牌）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E2517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IT016~IT018</w:t>
            </w:r>
          </w:p>
        </w:tc>
      </w:tr>
      <w:tr w:rsidR="00000000" w14:paraId="0B0342E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44325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G-2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（接口正确性）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4C433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异常入参返回明确错误码而非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、错误体结构统一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BC833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TC037</w:t>
            </w:r>
          </w:p>
        </w:tc>
      </w:tr>
      <w:tr w:rsidR="00000000" w14:paraId="51E6377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29807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33119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基础业务功能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36304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TC009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TC033</w:t>
            </w:r>
          </w:p>
        </w:tc>
      </w:tr>
    </w:tbl>
    <w:p w14:paraId="07EB4BEB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6.3.3 </w:t>
      </w:r>
      <w:r>
        <w:rPr>
          <w:rFonts w:ascii="微软雅黑" w:eastAsia="微软雅黑" w:hAnsi="微软雅黑" w:hint="eastAsia"/>
          <w:color w:val="222222"/>
        </w:rPr>
        <w:t>缺陷记录模板（表</w:t>
      </w:r>
      <w:r>
        <w:rPr>
          <w:rFonts w:ascii="微软雅黑" w:eastAsia="微软雅黑" w:hAnsi="微软雅黑" w:hint="eastAsia"/>
          <w:color w:val="222222"/>
        </w:rPr>
        <w:t xml:space="preserve"> 6-4</w:t>
      </w:r>
      <w:r>
        <w:rPr>
          <w:rFonts w:ascii="微软雅黑" w:eastAsia="微软雅黑" w:hAnsi="微软雅黑" w:hint="eastAsia"/>
          <w:color w:val="222222"/>
        </w:rPr>
        <w:t>）</w:t>
      </w:r>
    </w:p>
    <w:p w14:paraId="68CC2EDD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不通过用例必须按此模板登记，修复后回归并回填回归结论。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4326"/>
      </w:tblGrid>
      <w:tr w:rsidR="00000000" w14:paraId="69AF926C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2ED2D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lastRenderedPageBreak/>
              <w:t>字段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5B53E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29EEB8C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91259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BUG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5B91A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BUG-001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起顺序编号</w:t>
            </w:r>
          </w:p>
        </w:tc>
      </w:tr>
      <w:tr w:rsidR="00000000" w14:paraId="75411F7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33D50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关联用例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81525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如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TC016</w:t>
            </w:r>
          </w:p>
        </w:tc>
      </w:tr>
      <w:tr w:rsidR="00000000" w14:paraId="109C837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61BB4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缺陷描述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5972F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现象、复现步骤、复现概率（必现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偶现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N%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61A9037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6B366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严重程度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12072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致命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严重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一般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轻微</w:t>
            </w:r>
          </w:p>
        </w:tc>
      </w:tr>
      <w:tr w:rsidR="00000000" w14:paraId="71DA60E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F6AAB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定位过程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00416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查看了哪些日志、用了什么命令缩小范围</w:t>
            </w:r>
          </w:p>
        </w:tc>
      </w:tr>
      <w:tr w:rsidR="00000000" w14:paraId="42B806B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C4CFF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根因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6A2FC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一句话说清技术原因</w:t>
            </w:r>
          </w:p>
        </w:tc>
      </w:tr>
      <w:tr w:rsidR="00000000" w14:paraId="1FCBB8E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E5718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修复方案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40BE2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改了什么、为什么这样改</w:t>
            </w:r>
          </w:p>
        </w:tc>
      </w:tr>
      <w:tr w:rsidR="00000000" w14:paraId="0623261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8174D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回归结论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6C772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回归用例与结果</w:t>
            </w:r>
          </w:p>
        </w:tc>
      </w:tr>
    </w:tbl>
    <w:p w14:paraId="0D786EC3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实测缺陷登记（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S50 + v0.6 </w:t>
      </w:r>
      <w:r>
        <w:rPr>
          <w:rStyle w:val="a4"/>
          <w:rFonts w:ascii="微软雅黑" w:eastAsia="微软雅黑" w:hAnsi="微软雅黑" w:hint="eastAsia"/>
          <w:color w:val="222222"/>
        </w:rPr>
        <w:t>全量回归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+ S72</w:t>
      </w:r>
      <w:r>
        <w:rPr>
          <w:rStyle w:val="a4"/>
          <w:rFonts w:ascii="微软雅黑" w:eastAsia="微软雅黑" w:hAnsi="微软雅黑" w:hint="eastAsia"/>
          <w:color w:val="222222"/>
        </w:rPr>
        <w:t>，</w:t>
      </w:r>
      <w:r>
        <w:rPr>
          <w:rStyle w:val="a4"/>
          <w:rFonts w:ascii="微软雅黑" w:eastAsia="微软雅黑" w:hAnsi="微软雅黑" w:hint="eastAsia"/>
          <w:color w:val="222222"/>
        </w:rPr>
        <w:t>2026-09-14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Fonts w:ascii="微软雅黑" w:eastAsia="微软雅黑" w:hAnsi="微软雅黑" w:hint="eastAsia"/>
          <w:color w:val="222222"/>
        </w:rPr>
        <w:t>——按表</w:t>
      </w:r>
      <w:r>
        <w:rPr>
          <w:rFonts w:ascii="微软雅黑" w:eastAsia="微软雅黑" w:hAnsi="微软雅黑" w:hint="eastAsia"/>
          <w:color w:val="222222"/>
        </w:rPr>
        <w:t xml:space="preserve"> 6-4 </w:t>
      </w:r>
      <w:r>
        <w:rPr>
          <w:rFonts w:ascii="微软雅黑" w:eastAsia="微软雅黑" w:hAnsi="微软雅黑" w:hint="eastAsia"/>
          <w:color w:val="222222"/>
        </w:rPr>
        <w:t>模板逐项登记，共</w:t>
      </w:r>
      <w:r>
        <w:rPr>
          <w:rFonts w:ascii="微软雅黑" w:eastAsia="微软雅黑" w:hAnsi="微软雅黑" w:hint="eastAsia"/>
          <w:color w:val="222222"/>
        </w:rPr>
        <w:t xml:space="preserve"> 8 </w:t>
      </w:r>
      <w:r>
        <w:rPr>
          <w:rFonts w:ascii="微软雅黑" w:eastAsia="微软雅黑" w:hAnsi="微软雅黑" w:hint="eastAsia"/>
          <w:color w:val="222222"/>
        </w:rPr>
        <w:t>项：修复</w:t>
      </w:r>
      <w:r>
        <w:rPr>
          <w:rFonts w:ascii="微软雅黑" w:eastAsia="微软雅黑" w:hAnsi="微软雅黑" w:hint="eastAsia"/>
          <w:color w:val="222222"/>
        </w:rPr>
        <w:t xml:space="preserve"> 7 </w:t>
      </w:r>
      <w:r>
        <w:rPr>
          <w:rFonts w:ascii="微软雅黑" w:eastAsia="微软雅黑" w:hAnsi="微软雅黑" w:hint="eastAsia"/>
          <w:color w:val="222222"/>
        </w:rPr>
        <w:t>项（</w:t>
      </w:r>
      <w:r>
        <w:rPr>
          <w:rFonts w:ascii="微软雅黑" w:eastAsia="微软雅黑" w:hAnsi="微软雅黑" w:hint="eastAsia"/>
          <w:color w:val="222222"/>
        </w:rPr>
        <w:t>BUG-001/003/004/005/006/007/008</w:t>
      </w:r>
      <w:r>
        <w:rPr>
          <w:rFonts w:ascii="微软雅黑" w:eastAsia="微软雅黑" w:hAnsi="微软雅黑" w:hint="eastAsia"/>
          <w:color w:val="222222"/>
        </w:rPr>
        <w:t>）、遗留</w:t>
      </w:r>
      <w:r>
        <w:rPr>
          <w:rFonts w:ascii="微软雅黑" w:eastAsia="微软雅黑" w:hAnsi="微软雅黑" w:hint="eastAsia"/>
          <w:color w:val="222222"/>
        </w:rPr>
        <w:t xml:space="preserve"> 0 </w:t>
      </w:r>
      <w:r>
        <w:rPr>
          <w:rFonts w:ascii="微软雅黑" w:eastAsia="微软雅黑" w:hAnsi="微软雅黑" w:hint="eastAsia"/>
          <w:color w:val="222222"/>
        </w:rPr>
        <w:t>项、设计差异</w:t>
      </w:r>
      <w:r>
        <w:rPr>
          <w:rFonts w:ascii="微软雅黑" w:eastAsia="微软雅黑" w:hAnsi="微软雅黑" w:hint="eastAsia"/>
          <w:color w:val="222222"/>
        </w:rPr>
        <w:t xml:space="preserve"> 1 </w:t>
      </w:r>
      <w:r>
        <w:rPr>
          <w:rFonts w:ascii="微软雅黑" w:eastAsia="微软雅黑" w:hAnsi="微软雅黑" w:hint="eastAsia"/>
          <w:color w:val="222222"/>
        </w:rPr>
        <w:t>项（</w:t>
      </w:r>
      <w:r>
        <w:rPr>
          <w:rFonts w:ascii="微软雅黑" w:eastAsia="微软雅黑" w:hAnsi="微软雅黑" w:hint="eastAsia"/>
          <w:color w:val="222222"/>
        </w:rPr>
        <w:t>BUG-002</w:t>
      </w:r>
      <w:r>
        <w:rPr>
          <w:rFonts w:ascii="微软雅黑" w:eastAsia="微软雅黑" w:hAnsi="微软雅黑" w:hint="eastAsia"/>
          <w:color w:val="222222"/>
        </w:rPr>
        <w:t>）。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841"/>
        <w:gridCol w:w="2530"/>
        <w:gridCol w:w="640"/>
        <w:gridCol w:w="2130"/>
        <w:gridCol w:w="1880"/>
        <w:gridCol w:w="2652"/>
        <w:gridCol w:w="2212"/>
      </w:tblGrid>
      <w:tr w:rsidR="00000000" w14:paraId="15004F5B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3DE9B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 xml:space="preserve">BUG 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3CA24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关联用例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2AFEA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缺陷描述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77F34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严重程度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BBF35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定位过程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73D5B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根因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DB417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修复方案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6A9C7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回归结论</w:t>
            </w:r>
          </w:p>
        </w:tc>
      </w:tr>
      <w:tr w:rsidR="00000000" w14:paraId="00BF6D7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F1014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BUG-001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CB782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TC030 / PT006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CDEA9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未配置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limit_req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FR-5.4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限流设计未落地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AD0B4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958E2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S50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压测前核对网关配置，</w:t>
            </w:r>
            <w:r>
              <w:rPr>
                <w:rStyle w:val="HTML"/>
                <w:rFonts w:hint="eastAsia"/>
                <w:color w:val="222222"/>
              </w:rPr>
              <w:t>location /api/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缺少限流行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7AA02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实现遗漏（设计有、配置缺）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5F681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limit_req_zone 20r/s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"/>
                <w:rFonts w:hint="eastAsia"/>
                <w:color w:val="222222"/>
              </w:rPr>
              <w:t>burst=40 nodelay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29055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PT006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并发突发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197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503 / 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，回归通过</w:t>
            </w:r>
          </w:p>
        </w:tc>
      </w:tr>
      <w:tr w:rsidR="00000000" w14:paraId="250809C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D66BC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BUG-002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F1A86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D761E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设备注册接口未实现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D46C0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轻微（设计差异）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414BD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接口测试按设计清单核对，无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/api/devices/register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0673C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注册由心跳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upsert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驱动（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S30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设计决定）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93A35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不修改代码，接口清单登记为设计差异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EEB7A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记档；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TC001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已验证注册语义</w:t>
            </w:r>
          </w:p>
        </w:tc>
      </w:tr>
      <w:tr w:rsidR="00000000" w14:paraId="2092754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6B48F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BUG-003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DC193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TC021 / IT009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C0C7E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告警复核派单闭环未实现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C27A5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一般（范围遗留）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DBE14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按设计逐接口核对，复核派单入口缺失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5F195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未排入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v0.5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迭代范围（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2dsphere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索引已建，派单入口缺）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5B2A3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v0.6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已修复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S61/S62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2dsphere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就近派单（空闲优先）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+ POINT_REVIEW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DONE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回执回填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review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（红外图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仿真结论规则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D-21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+ IT009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手动复核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7062F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回归通过：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V-2/V-2b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就近派单、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V-3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复核回填、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V-4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复核图下载、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V-5 IT009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PASS</w:t>
            </w:r>
          </w:p>
        </w:tc>
      </w:tr>
      <w:tr w:rsidR="00000000" w14:paraId="20E56E8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A9F7D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BUG-004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94CA4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21700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未安装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中文分词插件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D3427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轻微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A9901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elasticsearch-plugin list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输出为空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0AB4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插件未随环境安装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B2D86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S63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已修复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：经容器网络从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infinilabs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发布源下载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elasticsearch-analysis-ik-8.13.0.zip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GitHub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直链与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API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均不可用：仓库已迁移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+API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限流，排错实录）→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安装并持久化（</w:t>
            </w:r>
            <w:r>
              <w:rPr>
                <w:rStyle w:val="HTML"/>
                <w:rFonts w:hint="eastAsia"/>
                <w:color w:val="222222"/>
              </w:rPr>
              <w:t>docker/es-plugins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bind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挂载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"/>
                <w:rFonts w:hint="eastAsia"/>
                <w:color w:val="222222"/>
              </w:rPr>
              <w:t>install-ik.ps1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可复现）→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索引升版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inspection_alarm_v3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description=ik_smart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，严格映射）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+ </w:t>
            </w:r>
            <w:r>
              <w:rPr>
                <w:rStyle w:val="HTML"/>
                <w:rFonts w:hint="eastAsia"/>
                <w:color w:val="222222"/>
              </w:rPr>
              <w:t>_reindex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迁移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10,796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条（中间产物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v2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因动态映射误建作废、词典目录丢失致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NPE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均修复，见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STATE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风险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#37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25456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回归通过：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V-7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中文检索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人员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"304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红外温度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"5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条；</w:t>
            </w:r>
            <w:r>
              <w:rPr>
                <w:rStyle w:val="HTML"/>
                <w:rFonts w:hint="eastAsia"/>
                <w:color w:val="222222"/>
              </w:rPr>
              <w:t>_analyze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分词与停用词过滤正确</w:t>
            </w:r>
          </w:p>
        </w:tc>
      </w:tr>
      <w:tr w:rsidR="00000000" w14:paraId="0D75D3F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CDAAD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BUG-005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1F379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TC020 / PT004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DA3AA7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device_status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TTL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deviceId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索引（设计内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 xml:space="preserve">O-5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未落地），</w:t>
            </w:r>
            <w:r>
              <w:rPr>
                <w:rStyle w:val="HTML"/>
                <w:rFonts w:hint="eastAsia"/>
                <w:color w:val="222222"/>
              </w:rPr>
              <w:t>/api/devices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平均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888 ms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D05E1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严重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B5982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PT004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888 ms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分层排除：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Nginx/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CPU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正常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Mongo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无索引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先试单次聚合方案反劣化至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1,229 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（全集合排序）→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确认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auto-index-creation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未开启致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@Indexed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从未生效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9AF24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自动建索引未开启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4C522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开启自动建索引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"/>
                <w:rFonts w:hint="eastAsia"/>
                <w:color w:val="222222"/>
              </w:rPr>
              <w:t>@CompoundIndex {deviceId:1,ts:-1}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F9426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PT004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回归：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avg 36.3 ms / P95 80 ms / 2,632 rps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24.5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×），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TC020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索引校验通过</w:t>
            </w:r>
          </w:p>
        </w:tc>
      </w:tr>
      <w:tr w:rsidR="00000000" w14:paraId="7346845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50B31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BUG-006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F290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96E75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stats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Style w:val="HTML"/>
                <w:rFonts w:hint="eastAsia"/>
                <w:color w:val="222222"/>
              </w:rPr>
              <w:t>search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total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被截断为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10,000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36AB4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54E01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10,000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条注入后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total_24h=10000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by_type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桶合计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10,229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，自相矛盾定位到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2689E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Style w:val="HTML"/>
                <w:rFonts w:hint="eastAsia"/>
                <w:color w:val="222222"/>
              </w:rPr>
              <w:t>hits.total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默认截断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10,000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HTML"/>
                <w:rFonts w:hint="eastAsia"/>
                <w:color w:val="222222"/>
              </w:rPr>
              <w:t>track_total_hits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未开启）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856D4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search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stats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均显式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trackTotalHits(true)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BF5C5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回归：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total=10,211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精确，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TC026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Mongo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计数收敛一致</w:t>
            </w:r>
          </w:p>
        </w:tc>
      </w:tr>
      <w:tr w:rsidR="00000000" w14:paraId="048525E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4FFEC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BUG-007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EE1E3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09080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并发二次取消均返回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（竞态）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86DB2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一般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92278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TC022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cancel1=200 / cancel2=200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03675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取消受理后待回执才置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CANCELLED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，窗口期内可重复受理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A16E9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取消受理即同步置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CANCELLED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（回执按幂等处理）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1D8BB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回归：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cancel1=200 / cancel2=409</w:t>
            </w:r>
          </w:p>
        </w:tc>
      </w:tr>
      <w:tr w:rsidR="00000000" w14:paraId="33FB68D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0ABFA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BUG-008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67CCE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6.1.2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2D76B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影像元数据消息（</w:t>
            </w:r>
            <w:r>
              <w:rPr>
                <w:rStyle w:val="HTML"/>
                <w:rFonts w:hint="eastAsia"/>
                <w:color w:val="222222"/>
              </w:rPr>
              <w:t>inspection.image.meta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条，仿真未接入影像元数据上报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303A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轻微（设计差异）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3E297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数据准备核对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topic offset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C960B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仿真侧影像上报路径未实现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9140F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S72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已实现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：仿真巡逻扫描（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30s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）与告警均产生影像元数据（含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alarmId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关联）→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biz-image-consumer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落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image_meta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集合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/api/images/meta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查询接口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7581A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回归通过：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S72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实测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topic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流转、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75s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内入库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条、告警关联元数据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TC005/TC018/TC019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覆盖证据图链路不变</w:t>
            </w:r>
          </w:p>
        </w:tc>
      </w:tr>
    </w:tbl>
    <w:p w14:paraId="4EF1C809" w14:textId="77777777" w:rsidR="008D7DB7" w:rsidRDefault="008D7DB7">
      <w:pPr>
        <w:pStyle w:val="a3"/>
        <w:shd w:val="clear" w:color="auto" w:fill="FAFAFA"/>
        <w:divId w:val="794560725"/>
        <w:rPr>
          <w:rFonts w:ascii="微软雅黑" w:eastAsia="微软雅黑" w:hAnsi="微软雅黑" w:hint="eastAsia"/>
          <w:color w:val="555555"/>
        </w:rPr>
      </w:pPr>
      <w:r>
        <w:rPr>
          <w:rFonts w:ascii="微软雅黑" w:eastAsia="微软雅黑" w:hAnsi="微软雅黑" w:hint="eastAsia"/>
          <w:color w:val="555555"/>
        </w:rPr>
        <w:t>说明：</w:t>
      </w:r>
      <w:r>
        <w:rPr>
          <w:rFonts w:ascii="微软雅黑" w:eastAsia="微软雅黑" w:hAnsi="微软雅黑" w:hint="eastAsia"/>
          <w:color w:val="555555"/>
        </w:rPr>
        <w:t xml:space="preserve">S50 </w:t>
      </w:r>
      <w:r>
        <w:rPr>
          <w:rFonts w:ascii="微软雅黑" w:eastAsia="微软雅黑" w:hAnsi="微软雅黑" w:hint="eastAsia"/>
          <w:color w:val="555555"/>
        </w:rPr>
        <w:t>期间测试脚本自身缺陷（</w:t>
      </w:r>
      <w:r>
        <w:rPr>
          <w:rFonts w:ascii="微软雅黑" w:eastAsia="微软雅黑" w:hAnsi="微软雅黑" w:hint="eastAsia"/>
          <w:color w:val="555555"/>
        </w:rPr>
        <w:t xml:space="preserve">PS 5.1 </w:t>
      </w:r>
      <w:r>
        <w:rPr>
          <w:rFonts w:ascii="微软雅黑" w:eastAsia="微软雅黑" w:hAnsi="微软雅黑" w:hint="eastAsia"/>
          <w:color w:val="555555"/>
        </w:rPr>
        <w:t>引号传递、计数提取、批号幂等）经</w:t>
      </w:r>
      <w:r>
        <w:rPr>
          <w:rFonts w:ascii="微软雅黑" w:eastAsia="微软雅黑" w:hAnsi="微软雅黑" w:hint="eastAsia"/>
          <w:color w:val="555555"/>
        </w:rPr>
        <w:t xml:space="preserve"> 4 </w:t>
      </w:r>
      <w:r>
        <w:rPr>
          <w:rFonts w:ascii="微软雅黑" w:eastAsia="微软雅黑" w:hAnsi="微软雅黑" w:hint="eastAsia"/>
          <w:color w:val="555555"/>
        </w:rPr>
        <w:t>轮修正，属测试资产缺陷而非产品缺陷，过程记录于</w:t>
      </w:r>
      <w:r>
        <w:rPr>
          <w:rFonts w:ascii="微软雅黑" w:eastAsia="微软雅黑" w:hAnsi="微软雅黑" w:hint="eastAsia"/>
          <w:color w:val="555555"/>
        </w:rPr>
        <w:t xml:space="preserve"> STATE </w:t>
      </w:r>
      <w:r>
        <w:rPr>
          <w:rFonts w:ascii="微软雅黑" w:eastAsia="微软雅黑" w:hAnsi="微软雅黑" w:hint="eastAsia"/>
          <w:color w:val="555555"/>
        </w:rPr>
        <w:t>风险</w:t>
      </w:r>
      <w:r>
        <w:rPr>
          <w:rFonts w:ascii="微软雅黑" w:eastAsia="微软雅黑" w:hAnsi="微软雅黑" w:hint="eastAsia"/>
          <w:color w:val="555555"/>
        </w:rPr>
        <w:t xml:space="preserve"> #16 </w:t>
      </w:r>
      <w:r>
        <w:rPr>
          <w:rFonts w:ascii="微软雅黑" w:eastAsia="微软雅黑" w:hAnsi="微软雅黑" w:hint="eastAsia"/>
          <w:color w:val="555555"/>
        </w:rPr>
        <w:t>族。</w:t>
      </w:r>
    </w:p>
    <w:p w14:paraId="2C93E97F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6.4 </w:t>
      </w:r>
      <w:r>
        <w:rPr>
          <w:rFonts w:ascii="微软雅黑" w:eastAsia="微软雅黑" w:hAnsi="微软雅黑" w:hint="eastAsia"/>
          <w:color w:val="222222"/>
        </w:rPr>
        <w:t>接口测试</w:t>
      </w:r>
    </w:p>
    <w:p w14:paraId="41717A03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6.4.1 </w:t>
      </w:r>
      <w:r>
        <w:rPr>
          <w:rFonts w:ascii="微软雅黑" w:eastAsia="微软雅黑" w:hAnsi="微软雅黑" w:hint="eastAsia"/>
          <w:color w:val="222222"/>
        </w:rPr>
        <w:t>接口清单与用例（表</w:t>
      </w:r>
      <w:r>
        <w:rPr>
          <w:rFonts w:ascii="微软雅黑" w:eastAsia="微软雅黑" w:hAnsi="微软雅黑" w:hint="eastAsia"/>
          <w:color w:val="222222"/>
        </w:rPr>
        <w:t xml:space="preserve"> 6-5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2310"/>
        <w:gridCol w:w="756"/>
        <w:gridCol w:w="2170"/>
        <w:gridCol w:w="2431"/>
      </w:tblGrid>
      <w:tr w:rsidR="00000000" w14:paraId="78707BEF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62ACD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lastRenderedPageBreak/>
              <w:t>用例编号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8E8A1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接口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53FB6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方法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E08BF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入参要点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664BA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预期结果</w:t>
            </w:r>
          </w:p>
        </w:tc>
      </w:tr>
      <w:tr w:rsidR="00000000" w14:paraId="47B10D9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4F8A3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764CB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/api/devices/register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695E6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56393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合法设备信息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DD5FC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deviceId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，重复注册幂等</w:t>
            </w:r>
          </w:p>
        </w:tc>
      </w:tr>
      <w:tr w:rsidR="00000000" w14:paraId="42593ED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635D0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F5C9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/api/devices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3CAD9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DB673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status=ONLINE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13BD7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，仅返回在线设备，字段完整</w:t>
            </w:r>
          </w:p>
        </w:tc>
      </w:tr>
      <w:tr w:rsidR="00000000" w14:paraId="4A96D7D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CCEDE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CEFC3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/api/devices/{id}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AFF48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457BD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存在的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deviceId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ACF7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，返回设备详情</w:t>
            </w:r>
          </w:p>
        </w:tc>
      </w:tr>
      <w:tr w:rsidR="00000000" w14:paraId="2A0B68A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E2979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DF335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/api/devices/{id}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C120C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13C83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不存在的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deviceId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F4AFD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404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，错误码明确，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不得返回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</w:t>
            </w:r>
          </w:p>
        </w:tc>
      </w:tr>
      <w:tr w:rsidR="00000000" w14:paraId="4657373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BAD7C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IT005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F5234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/api/tasks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57D5F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B7C61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合法任务体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3708B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，任务创建并返回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taskId</w:t>
            </w:r>
          </w:p>
        </w:tc>
      </w:tr>
      <w:tr w:rsidR="00000000" w14:paraId="0C03904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ED284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2FA8C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/api/tasks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69AFF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910F0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缺少必填字段（</w:t>
            </w:r>
            <w:r>
              <w:rPr>
                <w:rStyle w:val="HTML"/>
                <w:rFonts w:hint="eastAsia"/>
                <w:color w:val="222222"/>
              </w:rPr>
              <w:t>assignee.deviceId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FAF13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，返回字段校验明细</w:t>
            </w:r>
          </w:p>
        </w:tc>
      </w:tr>
      <w:tr w:rsidR="00000000" w14:paraId="09B5E72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C21B4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9E455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/api/tasks/{id}/cancel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D6277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B3ECE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处于可取消状态的任务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94EF8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，状态变为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CANCELLED</w:t>
            </w:r>
          </w:p>
        </w:tc>
      </w:tr>
      <w:tr w:rsidR="00000000" w14:paraId="2C98CBC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70DC1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IT008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B754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/api/alarms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2E30F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1A228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分页参数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page=0&amp;size=20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AAFC2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，返回分页结构含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total</w:t>
            </w:r>
          </w:p>
        </w:tc>
      </w:tr>
      <w:tr w:rsidR="00000000" w14:paraId="30C52AE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CE2FB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IT009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094F9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/api/alarms/{id}/review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3EC15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8C525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合法复核结论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3FB9B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，告警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status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review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字段更新</w:t>
            </w:r>
          </w:p>
        </w:tc>
      </w:tr>
      <w:tr w:rsidR="00000000" w14:paraId="77C01CF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0ABB7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C6101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/api/search/alarms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63BF4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AE1C3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类型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时间组合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17CB1D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，命中结果符合条件</w:t>
            </w:r>
          </w:p>
        </w:tc>
      </w:tr>
      <w:tr w:rsidR="00000000" w14:paraId="5936044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23F39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45BDC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/api/search/alarms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8D684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E683D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非法时间格式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5BFE4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，提示格式错误</w:t>
            </w:r>
          </w:p>
        </w:tc>
      </w:tr>
      <w:tr w:rsidR="00000000" w14:paraId="77AAFB7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4E79E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IT012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A7343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/api/search/stats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89E1C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A7DFB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时间区间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3F62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，返回聚合结构</w:t>
            </w:r>
          </w:p>
        </w:tc>
      </w:tr>
      <w:tr w:rsidR="00000000" w14:paraId="05FA432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7ECA3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219E3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/api/files/{id}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BE866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371DF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存在的影像编号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868DC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，返回二进制，</w:t>
            </w:r>
            <w:r>
              <w:rPr>
                <w:rStyle w:val="HTML"/>
                <w:rFonts w:hint="eastAsia"/>
                <w:color w:val="222222"/>
              </w:rPr>
              <w:t>Content-Type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正确</w:t>
            </w:r>
          </w:p>
        </w:tc>
      </w:tr>
      <w:tr w:rsidR="00000000" w14:paraId="50CA0A7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EF98B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C2AB5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/api/stats/overview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3473B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48DD8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80D1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，返回在线率、任务完成率、告警数</w:t>
            </w:r>
          </w:p>
        </w:tc>
      </w:tr>
      <w:tr w:rsidR="00000000" w14:paraId="5CEDF58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01118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0B84F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/api/search/alarms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F91F3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2E99B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IT010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CC693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，且响应头含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X-Backend-Instance</w:t>
            </w:r>
          </w:p>
        </w:tc>
      </w:tr>
      <w:tr w:rsidR="00000000" w14:paraId="1450D59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F0B72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AFF43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/api/auth/login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39BF8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7538B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正确的用户名与口令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0DB7C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，返回令牌、角色与过期时间（</w:t>
            </w:r>
            <w:r>
              <w:rPr>
                <w:rStyle w:val="HTML"/>
                <w:rFonts w:hint="eastAsia"/>
                <w:color w:val="222222"/>
              </w:rPr>
              <w:t>token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Style w:val="HTML"/>
                <w:rFonts w:hint="eastAsia"/>
                <w:color w:val="222222"/>
              </w:rPr>
              <w:t>role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/</w:t>
            </w:r>
            <w:r>
              <w:rPr>
                <w:rStyle w:val="HTML"/>
                <w:rFonts w:hint="eastAsia"/>
                <w:color w:val="222222"/>
              </w:rPr>
              <w:t>expiresAt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7C1C325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1DE7F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58520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/api/auth/login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4FE76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6C525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错误口令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空口令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9FFF9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401 / 400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，响应体含明确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message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不得返回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</w:t>
            </w:r>
          </w:p>
        </w:tc>
      </w:tr>
      <w:tr w:rsidR="00000000" w14:paraId="194CC0D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C43D8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7A0D2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/api/devices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56B30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201AE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无令牌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篡改令牌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伪造签名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登出后复用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B491D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四种情形均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401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，语义可区分，不得返回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</w:t>
            </w:r>
          </w:p>
        </w:tc>
      </w:tr>
    </w:tbl>
    <w:p w14:paraId="308F1E73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接口测试实测结果（</w:t>
      </w:r>
      <w:r>
        <w:rPr>
          <w:rStyle w:val="a4"/>
          <w:rFonts w:ascii="微软雅黑" w:eastAsia="微软雅黑" w:hAnsi="微软雅黑" w:hint="eastAsia"/>
          <w:color w:val="222222"/>
        </w:rPr>
        <w:t>2026-09-12</w:t>
      </w:r>
      <w:r>
        <w:rPr>
          <w:rStyle w:val="a4"/>
          <w:rFonts w:ascii="微软雅黑" w:eastAsia="微软雅黑" w:hAnsi="微软雅黑" w:hint="eastAsia"/>
          <w:color w:val="222222"/>
        </w:rPr>
        <w:t>，脚本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b/>
          <w:bCs/>
          <w:color w:val="222222"/>
        </w:rPr>
        <w:t>docker/init/accept-s50-it.ps1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可复现）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15 </w:t>
      </w:r>
      <w:r>
        <w:rPr>
          <w:rFonts w:ascii="微软雅黑" w:eastAsia="微软雅黑" w:hAnsi="微软雅黑" w:hint="eastAsia"/>
          <w:color w:val="222222"/>
        </w:rPr>
        <w:t>例中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13 </w:t>
      </w:r>
      <w:r>
        <w:rPr>
          <w:rStyle w:val="a4"/>
          <w:rFonts w:ascii="微软雅黑" w:eastAsia="微软雅黑" w:hAnsi="微软雅黑" w:hint="eastAsia"/>
          <w:color w:val="222222"/>
        </w:rPr>
        <w:t>通过、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0 </w:t>
      </w:r>
      <w:r>
        <w:rPr>
          <w:rStyle w:val="a4"/>
          <w:rFonts w:ascii="微软雅黑" w:eastAsia="微软雅黑" w:hAnsi="微软雅黑" w:hint="eastAsia"/>
          <w:color w:val="222222"/>
        </w:rPr>
        <w:t>不通过、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2 </w:t>
      </w:r>
      <w:r>
        <w:rPr>
          <w:rStyle w:val="a4"/>
          <w:rFonts w:ascii="微软雅黑" w:eastAsia="微软雅黑" w:hAnsi="微软雅黑" w:hint="eastAsia"/>
          <w:color w:val="222222"/>
        </w:rPr>
        <w:t>未实现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7D8FDE8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接口测试复跑结果（</w:t>
      </w:r>
      <w:r>
        <w:rPr>
          <w:rStyle w:val="a4"/>
          <w:rFonts w:ascii="微软雅黑" w:eastAsia="微软雅黑" w:hAnsi="微软雅黑" w:hint="eastAsia"/>
          <w:color w:val="222222"/>
        </w:rPr>
        <w:t>2026-09-21</w:t>
      </w:r>
      <w:r>
        <w:rPr>
          <w:rStyle w:val="a4"/>
          <w:rFonts w:ascii="微软雅黑" w:eastAsia="微软雅黑" w:hAnsi="微软雅黑" w:hint="eastAsia"/>
          <w:color w:val="222222"/>
        </w:rPr>
        <w:t>，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S90 </w:t>
      </w:r>
      <w:r>
        <w:rPr>
          <w:rStyle w:val="a4"/>
          <w:rFonts w:ascii="微软雅黑" w:eastAsia="微软雅黑" w:hAnsi="微软雅黑" w:hint="eastAsia"/>
          <w:color w:val="222222"/>
        </w:rPr>
        <w:t>测试资产修复后）</w:t>
      </w:r>
      <w:r>
        <w:rPr>
          <w:rFonts w:ascii="微软雅黑" w:eastAsia="微软雅黑" w:hAnsi="微软雅黑" w:hint="eastAsia"/>
          <w:color w:val="222222"/>
        </w:rPr>
        <w:t>：脚本共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16 </w:t>
      </w:r>
      <w:r>
        <w:rPr>
          <w:rStyle w:val="a4"/>
          <w:rFonts w:ascii="微软雅黑" w:eastAsia="微软雅黑" w:hAnsi="微软雅黑" w:hint="eastAsia"/>
          <w:color w:val="222222"/>
        </w:rPr>
        <w:t>项断言（</w:t>
      </w:r>
      <w:r>
        <w:rPr>
          <w:rStyle w:val="a4"/>
          <w:rFonts w:ascii="微软雅黑" w:eastAsia="微软雅黑" w:hAnsi="微软雅黑" w:hint="eastAsia"/>
          <w:color w:val="222222"/>
        </w:rPr>
        <w:t>IT001~IT015 + IT009b</w:t>
      </w:r>
      <w:r>
        <w:rPr>
          <w:rStyle w:val="a4"/>
          <w:rFonts w:ascii="微软雅黑" w:eastAsia="微软雅黑" w:hAnsi="微软雅黑" w:hint="eastAsia"/>
          <w:color w:val="222222"/>
        </w:rPr>
        <w:t>）→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15 </w:t>
      </w:r>
      <w:r>
        <w:rPr>
          <w:rStyle w:val="a4"/>
          <w:rFonts w:ascii="微软雅黑" w:eastAsia="微软雅黑" w:hAnsi="微软雅黑" w:hint="eastAsia"/>
          <w:color w:val="222222"/>
        </w:rPr>
        <w:t>通过、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0 </w:t>
      </w:r>
      <w:r>
        <w:rPr>
          <w:rStyle w:val="a4"/>
          <w:rFonts w:ascii="微软雅黑" w:eastAsia="微软雅黑" w:hAnsi="微软雅黑" w:hint="eastAsia"/>
          <w:color w:val="222222"/>
        </w:rPr>
        <w:t>不通过、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1 </w:t>
      </w:r>
      <w:r>
        <w:rPr>
          <w:rStyle w:val="a4"/>
          <w:rFonts w:ascii="微软雅黑" w:eastAsia="微软雅黑" w:hAnsi="微软雅黑" w:hint="eastAsia"/>
          <w:color w:val="222222"/>
        </w:rPr>
        <w:t>未实现（仅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IT001 </w:t>
      </w:r>
      <w:r>
        <w:rPr>
          <w:rStyle w:val="a4"/>
          <w:rFonts w:ascii="微软雅黑" w:eastAsia="微软雅黑" w:hAnsi="微软雅黑" w:hint="eastAsia"/>
          <w:color w:val="222222"/>
        </w:rPr>
        <w:t>设计差异）</w:t>
      </w:r>
      <w:r>
        <w:rPr>
          <w:rFonts w:ascii="微软雅黑" w:eastAsia="微软雅黑" w:hAnsi="微软雅黑" w:hint="eastAsia"/>
          <w:color w:val="222222"/>
        </w:rPr>
        <w:t>。本步修复的三处测试资产陈旧问题：①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IT009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原脚本硬编码</w:t>
      </w:r>
      <w:r>
        <w:rPr>
          <w:rFonts w:ascii="微软雅黑" w:eastAsia="微软雅黑" w:hAnsi="微软雅黑" w:hint="eastAsia"/>
          <w:color w:val="222222"/>
        </w:rPr>
        <w:t>"review dispatch not implemented"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UNIMPL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结论，而该能力早在</w:t>
      </w:r>
      <w:r>
        <w:rPr>
          <w:rFonts w:ascii="微软雅黑" w:eastAsia="微软雅黑" w:hAnsi="微软雅黑" w:hint="eastAsia"/>
          <w:color w:val="222222"/>
        </w:rPr>
        <w:t xml:space="preserve"> S61/v0.6 </w:t>
      </w:r>
      <w:r>
        <w:rPr>
          <w:rFonts w:ascii="微软雅黑" w:eastAsia="微软雅黑" w:hAnsi="微软雅黑" w:hint="eastAsia"/>
          <w:color w:val="222222"/>
        </w:rPr>
        <w:t>已实现——改为动态选取未处置告警实测复核（</w:t>
      </w:r>
      <w:r>
        <w:rPr>
          <w:rFonts w:ascii="微软雅黑" w:eastAsia="微软雅黑" w:hAnsi="微软雅黑" w:hint="eastAsia"/>
          <w:color w:val="222222"/>
        </w:rPr>
        <w:t>200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Style w:val="HTML"/>
          <w:rFonts w:hint="eastAsia"/>
          <w:color w:val="222222"/>
        </w:rPr>
        <w:t>status=FALSE_ALARM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lastRenderedPageBreak/>
        <w:t>reviewerDeviceId=MANUAL</w:t>
      </w:r>
      <w:r>
        <w:rPr>
          <w:rFonts w:ascii="微软雅黑" w:eastAsia="微软雅黑" w:hAnsi="微软雅黑" w:hint="eastAsia"/>
          <w:color w:val="222222"/>
        </w:rPr>
        <w:t>）；②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IT005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原脚本硬编码向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ROBOT-001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建任务，设备恰好忙时服务端正确返回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409</w:t>
      </w:r>
      <w:r>
        <w:rPr>
          <w:rFonts w:ascii="微软雅黑" w:eastAsia="微软雅黑" w:hAnsi="微软雅黑" w:hint="eastAsia"/>
          <w:color w:val="222222"/>
        </w:rPr>
        <w:t>（单设备单活动任务）却被记为失败——改为先查询空闲在线设备再建任务；③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新增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IT009b</w:t>
      </w:r>
      <w:r>
        <w:rPr>
          <w:rFonts w:ascii="微软雅黑" w:eastAsia="微软雅黑" w:hAnsi="微软雅黑" w:hint="eastAsia"/>
          <w:color w:val="222222"/>
        </w:rPr>
        <w:t>：非法复核结论必须返回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400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而非</w:t>
      </w:r>
      <w:r>
        <w:rPr>
          <w:rFonts w:ascii="微软雅黑" w:eastAsia="微软雅黑" w:hAnsi="微软雅黑" w:hint="eastAsia"/>
          <w:color w:val="222222"/>
        </w:rPr>
        <w:t xml:space="preserve"> 500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13596040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接口测试实测结果（鉴权接口，</w:t>
      </w:r>
      <w:r>
        <w:rPr>
          <w:rStyle w:val="a4"/>
          <w:rFonts w:ascii="微软雅黑" w:eastAsia="微软雅黑" w:hAnsi="微软雅黑" w:hint="eastAsia"/>
          <w:color w:val="222222"/>
        </w:rPr>
        <w:t>2026-09-21</w:t>
      </w:r>
      <w:r>
        <w:rPr>
          <w:rStyle w:val="a4"/>
          <w:rFonts w:ascii="微软雅黑" w:eastAsia="微软雅黑" w:hAnsi="微软雅黑" w:hint="eastAsia"/>
          <w:color w:val="222222"/>
        </w:rPr>
        <w:t>，脚本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b/>
          <w:bCs/>
          <w:color w:val="222222"/>
        </w:rPr>
        <w:t>docker/init/accept-s88.ps1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>可复现）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IT016~IT018 </w:t>
      </w:r>
      <w:r>
        <w:rPr>
          <w:rFonts w:ascii="微软雅黑" w:eastAsia="微软雅黑" w:hAnsi="微软雅黑" w:hint="eastAsia"/>
          <w:color w:val="222222"/>
        </w:rPr>
        <w:t>三例</w:t>
      </w:r>
      <w:r>
        <w:rPr>
          <w:rStyle w:val="a4"/>
          <w:rFonts w:ascii="微软雅黑" w:eastAsia="微软雅黑" w:hAnsi="微软雅黑" w:hint="eastAsia"/>
          <w:color w:val="222222"/>
        </w:rPr>
        <w:t>全部通过</w:t>
      </w:r>
      <w:r>
        <w:rPr>
          <w:rFonts w:ascii="微软雅黑" w:eastAsia="微软雅黑" w:hAnsi="微软雅黑" w:hint="eastAsia"/>
          <w:color w:val="222222"/>
        </w:rPr>
        <w:t>——</w:t>
      </w:r>
      <w:r>
        <w:rPr>
          <w:rFonts w:ascii="微软雅黑" w:eastAsia="微软雅黑" w:hAnsi="微软雅黑" w:hint="eastAsia"/>
          <w:color w:val="222222"/>
        </w:rPr>
        <w:t xml:space="preserve">IT016 </w:t>
      </w:r>
      <w:r>
        <w:rPr>
          <w:rFonts w:ascii="微软雅黑" w:eastAsia="微软雅黑" w:hAnsi="微软雅黑" w:hint="eastAsia"/>
          <w:color w:val="222222"/>
        </w:rPr>
        <w:t>登录</w:t>
      </w:r>
      <w:r>
        <w:rPr>
          <w:rFonts w:ascii="微软雅黑" w:eastAsia="微软雅黑" w:hAnsi="微软雅黑" w:hint="eastAsia"/>
          <w:color w:val="222222"/>
        </w:rPr>
        <w:t xml:space="preserve"> 200</w:t>
      </w:r>
      <w:r>
        <w:rPr>
          <w:rFonts w:ascii="微软雅黑" w:eastAsia="微软雅黑" w:hAnsi="微软雅黑" w:hint="eastAsia"/>
          <w:color w:val="222222"/>
        </w:rPr>
        <w:t>（令牌长</w:t>
      </w:r>
      <w:r>
        <w:rPr>
          <w:rFonts w:ascii="微软雅黑" w:eastAsia="微软雅黑" w:hAnsi="微软雅黑" w:hint="eastAsia"/>
          <w:color w:val="222222"/>
        </w:rPr>
        <w:t xml:space="preserve"> 204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Style w:val="HTML"/>
          <w:rFonts w:hint="eastAsia"/>
          <w:color w:val="222222"/>
        </w:rPr>
        <w:t>role=ADMIN</w:t>
      </w:r>
      <w:r>
        <w:rPr>
          <w:rFonts w:ascii="微软雅黑" w:eastAsia="微软雅黑" w:hAnsi="微软雅黑" w:hint="eastAsia"/>
          <w:color w:val="222222"/>
        </w:rPr>
        <w:t>、返回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expiresAt</w:t>
      </w:r>
      <w:r>
        <w:rPr>
          <w:rFonts w:ascii="微软雅黑" w:eastAsia="微软雅黑" w:hAnsi="微软雅黑" w:hint="eastAsia"/>
          <w:color w:val="222222"/>
        </w:rPr>
        <w:t>）；</w:t>
      </w:r>
      <w:r>
        <w:rPr>
          <w:rFonts w:ascii="微软雅黑" w:eastAsia="微软雅黑" w:hAnsi="微软雅黑" w:hint="eastAsia"/>
          <w:color w:val="222222"/>
        </w:rPr>
        <w:t xml:space="preserve">IT017 </w:t>
      </w:r>
      <w:r>
        <w:rPr>
          <w:rFonts w:ascii="微软雅黑" w:eastAsia="微软雅黑" w:hAnsi="微软雅黑" w:hint="eastAsia"/>
          <w:color w:val="222222"/>
        </w:rPr>
        <w:t>错误口令</w:t>
      </w:r>
      <w:r>
        <w:rPr>
          <w:rFonts w:ascii="微软雅黑" w:eastAsia="微软雅黑" w:hAnsi="微软雅黑" w:hint="eastAsia"/>
          <w:color w:val="222222"/>
        </w:rPr>
        <w:t xml:space="preserve"> 401 / </w:t>
      </w:r>
      <w:r>
        <w:rPr>
          <w:rFonts w:ascii="微软雅黑" w:eastAsia="微软雅黑" w:hAnsi="微软雅黑" w:hint="eastAsia"/>
          <w:color w:val="222222"/>
        </w:rPr>
        <w:t>空口令</w:t>
      </w:r>
      <w:r>
        <w:rPr>
          <w:rFonts w:ascii="微软雅黑" w:eastAsia="微软雅黑" w:hAnsi="微软雅黑" w:hint="eastAsia"/>
          <w:color w:val="222222"/>
        </w:rPr>
        <w:t xml:space="preserve"> 400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Fonts w:ascii="微软雅黑" w:eastAsia="微软雅黑" w:hAnsi="微软雅黑" w:hint="eastAsia"/>
          <w:color w:val="222222"/>
        </w:rPr>
        <w:t xml:space="preserve">IT018 </w:t>
      </w:r>
      <w:r>
        <w:rPr>
          <w:rFonts w:ascii="微软雅黑" w:eastAsia="微软雅黑" w:hAnsi="微软雅黑" w:hint="eastAsia"/>
          <w:color w:val="222222"/>
        </w:rPr>
        <w:t>无令牌、篡改令牌、伪造签名、登出后复用四种情形均</w:t>
      </w:r>
      <w:r>
        <w:rPr>
          <w:rFonts w:ascii="微软雅黑" w:eastAsia="微软雅黑" w:hAnsi="微软雅黑" w:hint="eastAsia"/>
          <w:color w:val="222222"/>
        </w:rPr>
        <w:t xml:space="preserve"> 401</w:t>
      </w:r>
      <w:r>
        <w:rPr>
          <w:rFonts w:ascii="微软雅黑" w:eastAsia="微软雅黑" w:hAnsi="微软雅黑" w:hint="eastAsia"/>
          <w:color w:val="222222"/>
        </w:rPr>
        <w:t>。同一脚本还验证了令牌跨双后端实例有效（</w:t>
      </w:r>
      <w:r>
        <w:rPr>
          <w:rFonts w:ascii="微软雅黑" w:eastAsia="微软雅黑" w:hAnsi="微软雅黑" w:hint="eastAsia"/>
          <w:color w:val="222222"/>
        </w:rPr>
        <w:t xml:space="preserve">16 </w:t>
      </w:r>
      <w:r>
        <w:rPr>
          <w:rFonts w:ascii="微软雅黑" w:eastAsia="微软雅黑" w:hAnsi="微软雅黑" w:hint="eastAsia"/>
          <w:color w:val="222222"/>
        </w:rPr>
        <w:t>次请求命中</w:t>
      </w:r>
      <w:r>
        <w:rPr>
          <w:rFonts w:ascii="微软雅黑" w:eastAsia="微软雅黑" w:hAnsi="微软雅黑" w:hint="eastAsia"/>
          <w:color w:val="222222"/>
        </w:rPr>
        <w:t xml:space="preserve"> backend-1 </w:t>
      </w:r>
      <w:r>
        <w:rPr>
          <w:rFonts w:ascii="微软雅黑" w:eastAsia="微软雅黑" w:hAnsi="微软雅黑" w:hint="eastAsia"/>
          <w:color w:val="222222"/>
        </w:rPr>
        <w:t>与</w:t>
      </w:r>
      <w:r>
        <w:rPr>
          <w:rFonts w:ascii="微软雅黑" w:eastAsia="微软雅黑" w:hAnsi="微软雅黑" w:hint="eastAsia"/>
          <w:color w:val="222222"/>
        </w:rPr>
        <w:t xml:space="preserve"> backend-2</w:t>
      </w:r>
      <w:r>
        <w:rPr>
          <w:rFonts w:ascii="微软雅黑" w:eastAsia="微软雅黑" w:hAnsi="微软雅黑" w:hint="eastAsia"/>
          <w:color w:val="222222"/>
        </w:rPr>
        <w:t>）与前端产物含登录页，</w:t>
      </w:r>
      <w:r>
        <w:rPr>
          <w:rFonts w:ascii="微软雅黑" w:eastAsia="微软雅黑" w:hAnsi="微软雅黑" w:hint="eastAsia"/>
          <w:color w:val="222222"/>
        </w:rPr>
        <w:t xml:space="preserve">13 </w:t>
      </w:r>
      <w:r>
        <w:rPr>
          <w:rFonts w:ascii="微软雅黑" w:eastAsia="微软雅黑" w:hAnsi="微软雅黑" w:hint="eastAsia"/>
          <w:color w:val="222222"/>
        </w:rPr>
        <w:t>例断言全部通过。</w:t>
      </w:r>
    </w:p>
    <w:p w14:paraId="66CE4480" w14:textId="77777777" w:rsidR="008D7DB7" w:rsidRDefault="008D7DB7">
      <w:pPr>
        <w:numPr>
          <w:ilvl w:val="0"/>
          <w:numId w:val="3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IT001</w:t>
      </w:r>
      <w:r>
        <w:rPr>
          <w:rFonts w:ascii="微软雅黑" w:eastAsia="微软雅黑" w:hAnsi="微软雅黑" w:hint="eastAsia"/>
          <w:color w:val="222222"/>
        </w:rPr>
        <w:t>（注册接口）：</w:t>
      </w:r>
      <w:r>
        <w:rPr>
          <w:rStyle w:val="a4"/>
          <w:rFonts w:ascii="微软雅黑" w:eastAsia="微软雅黑" w:hAnsi="微软雅黑" w:hint="eastAsia"/>
          <w:color w:val="222222"/>
        </w:rPr>
        <w:t>未实现——设计差异</w:t>
      </w:r>
      <w:r>
        <w:rPr>
          <w:rFonts w:ascii="微软雅黑" w:eastAsia="微软雅黑" w:hAnsi="微软雅黑" w:hint="eastAsia"/>
          <w:color w:val="222222"/>
        </w:rPr>
        <w:t>。设备注册由心跳</w:t>
      </w:r>
      <w:r>
        <w:rPr>
          <w:rFonts w:ascii="微软雅黑" w:eastAsia="微软雅黑" w:hAnsi="微软雅黑" w:hint="eastAsia"/>
          <w:color w:val="222222"/>
        </w:rPr>
        <w:t xml:space="preserve"> upsert </w:t>
      </w:r>
      <w:r>
        <w:rPr>
          <w:rFonts w:ascii="微软雅黑" w:eastAsia="微软雅黑" w:hAnsi="微软雅黑" w:hint="eastAsia"/>
          <w:color w:val="222222"/>
        </w:rPr>
        <w:t>驱动（</w:t>
      </w:r>
      <w:r>
        <w:rPr>
          <w:rFonts w:ascii="微软雅黑" w:eastAsia="微软雅黑" w:hAnsi="微软雅黑" w:hint="eastAsia"/>
          <w:color w:val="222222"/>
        </w:rPr>
        <w:t xml:space="preserve">TC001 </w:t>
      </w:r>
      <w:r>
        <w:rPr>
          <w:rFonts w:ascii="微软雅黑" w:eastAsia="微软雅黑" w:hAnsi="微软雅黑" w:hint="eastAsia"/>
          <w:color w:val="222222"/>
        </w:rPr>
        <w:t>已验证注册语义），无独立注册端点；</w:t>
      </w:r>
    </w:p>
    <w:p w14:paraId="1226C6C2" w14:textId="77777777" w:rsidR="008D7DB7" w:rsidRDefault="008D7DB7">
      <w:pPr>
        <w:numPr>
          <w:ilvl w:val="0"/>
          <w:numId w:val="3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IT009</w:t>
      </w:r>
      <w:r>
        <w:rPr>
          <w:rFonts w:ascii="微软雅黑" w:eastAsia="微软雅黑" w:hAnsi="微软雅黑" w:hint="eastAsia"/>
          <w:color w:val="222222"/>
        </w:rPr>
        <w:t>（告警复核接口）：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v0.6 </w:t>
      </w:r>
      <w:r>
        <w:rPr>
          <w:rStyle w:val="a4"/>
          <w:rFonts w:ascii="微软雅黑" w:eastAsia="微软雅黑" w:hAnsi="微软雅黑" w:hint="eastAsia"/>
          <w:color w:val="222222"/>
        </w:rPr>
        <w:t>已实现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>S61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Fonts w:ascii="微软雅黑" w:eastAsia="微软雅黑" w:hAnsi="微软雅黑" w:hint="eastAsia"/>
          <w:color w:val="222222"/>
        </w:rPr>
        <w:t xml:space="preserve">BUG-003 </w:t>
      </w:r>
      <w:r>
        <w:rPr>
          <w:rFonts w:ascii="微软雅黑" w:eastAsia="微软雅黑" w:hAnsi="微软雅黑" w:hint="eastAsia"/>
          <w:color w:val="222222"/>
        </w:rPr>
        <w:t>回归）——</w:t>
      </w:r>
      <w:r>
        <w:rPr>
          <w:rStyle w:val="HTML"/>
          <w:rFonts w:hint="eastAsia"/>
          <w:color w:val="222222"/>
        </w:rPr>
        <w:t>POST /api/alarms/{alarmId}/review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实测：合法结论</w:t>
      </w:r>
      <w:r>
        <w:rPr>
          <w:rFonts w:ascii="微软雅黑" w:eastAsia="微软雅黑" w:hAnsi="微软雅黑" w:hint="eastAsia"/>
          <w:color w:val="222222"/>
        </w:rPr>
        <w:t xml:space="preserve"> 200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status/review </w:t>
      </w:r>
      <w:r>
        <w:rPr>
          <w:rFonts w:ascii="微软雅黑" w:eastAsia="微软雅黑" w:hAnsi="微软雅黑" w:hint="eastAsia"/>
          <w:color w:val="222222"/>
        </w:rPr>
        <w:t>更新并同步</w:t>
      </w:r>
      <w:r>
        <w:rPr>
          <w:rFonts w:ascii="微软雅黑" w:eastAsia="微软雅黑" w:hAnsi="微软雅黑" w:hint="eastAsia"/>
          <w:color w:val="222222"/>
        </w:rPr>
        <w:t xml:space="preserve"> ES</w:t>
      </w:r>
      <w:r>
        <w:rPr>
          <w:rFonts w:ascii="微软雅黑" w:eastAsia="微软雅黑" w:hAnsi="微软雅黑" w:hint="eastAsia"/>
          <w:color w:val="222222"/>
        </w:rPr>
        <w:t>）、非法结论</w:t>
      </w:r>
      <w:r>
        <w:rPr>
          <w:rFonts w:ascii="微软雅黑" w:eastAsia="微软雅黑" w:hAnsi="微软雅黑" w:hint="eastAsia"/>
          <w:color w:val="222222"/>
        </w:rPr>
        <w:t xml:space="preserve"> 400</w:t>
      </w:r>
      <w:r>
        <w:rPr>
          <w:rFonts w:ascii="微软雅黑" w:eastAsia="微软雅黑" w:hAnsi="微软雅黑" w:hint="eastAsia"/>
          <w:color w:val="222222"/>
        </w:rPr>
        <w:t>；</w:t>
      </w:r>
    </w:p>
    <w:p w14:paraId="74A3B54C" w14:textId="77777777" w:rsidR="008D7DB7" w:rsidRDefault="008D7DB7">
      <w:pPr>
        <w:numPr>
          <w:ilvl w:val="0"/>
          <w:numId w:val="31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其余</w:t>
      </w:r>
      <w:r>
        <w:rPr>
          <w:rFonts w:ascii="微软雅黑" w:eastAsia="微软雅黑" w:hAnsi="微软雅黑" w:hint="eastAsia"/>
          <w:color w:val="222222"/>
        </w:rPr>
        <w:t xml:space="preserve"> 14 </w:t>
      </w:r>
      <w:r>
        <w:rPr>
          <w:rFonts w:ascii="微软雅黑" w:eastAsia="微软雅黑" w:hAnsi="微软雅黑" w:hint="eastAsia"/>
          <w:color w:val="222222"/>
        </w:rPr>
        <w:t>例实测通过，关键证据：</w:t>
      </w:r>
      <w:r>
        <w:rPr>
          <w:rFonts w:ascii="微软雅黑" w:eastAsia="微软雅黑" w:hAnsi="微软雅黑" w:hint="eastAsia"/>
          <w:color w:val="222222"/>
        </w:rPr>
        <w:t xml:space="preserve">IT004 404 </w:t>
      </w:r>
      <w:r>
        <w:rPr>
          <w:rFonts w:ascii="微软雅黑" w:eastAsia="微软雅黑" w:hAnsi="微软雅黑" w:hint="eastAsia"/>
          <w:color w:val="222222"/>
        </w:rPr>
        <w:t>无</w:t>
      </w:r>
      <w:r>
        <w:rPr>
          <w:rFonts w:ascii="微软雅黑" w:eastAsia="微软雅黑" w:hAnsi="微软雅黑" w:hint="eastAsia"/>
          <w:color w:val="222222"/>
        </w:rPr>
        <w:t xml:space="preserve"> 500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>IT005 201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>IT006 400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Style w:val="HTML"/>
          <w:rFonts w:hint="eastAsia"/>
          <w:color w:val="222222"/>
        </w:rPr>
        <w:t>@Valid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校验）、</w:t>
      </w:r>
      <w:r>
        <w:rPr>
          <w:rFonts w:ascii="微软雅黑" w:eastAsia="微软雅黑" w:hAnsi="微软雅黑" w:hint="eastAsia"/>
          <w:color w:val="222222"/>
        </w:rPr>
        <w:t xml:space="preserve">IT007 </w:t>
      </w:r>
      <w:r>
        <w:rPr>
          <w:rFonts w:ascii="微软雅黑" w:eastAsia="微软雅黑" w:hAnsi="微软雅黑" w:hint="eastAsia"/>
          <w:color w:val="222222"/>
        </w:rPr>
        <w:t>取消后状态</w:t>
      </w:r>
      <w:r>
        <w:rPr>
          <w:rFonts w:ascii="微软雅黑" w:eastAsia="微软雅黑" w:hAnsi="微软雅黑" w:hint="eastAsia"/>
          <w:color w:val="222222"/>
        </w:rPr>
        <w:t xml:space="preserve"> CANCELLED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 xml:space="preserve">IT011 </w:t>
      </w:r>
      <w:r>
        <w:rPr>
          <w:rFonts w:ascii="微软雅黑" w:eastAsia="微软雅黑" w:hAnsi="微软雅黑" w:hint="eastAsia"/>
          <w:color w:val="222222"/>
        </w:rPr>
        <w:t>非法时间</w:t>
      </w:r>
      <w:r>
        <w:rPr>
          <w:rFonts w:ascii="微软雅黑" w:eastAsia="微软雅黑" w:hAnsi="微软雅黑" w:hint="eastAsia"/>
          <w:color w:val="222222"/>
        </w:rPr>
        <w:t xml:space="preserve"> 400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Fonts w:ascii="微软雅黑" w:eastAsia="微软雅黑" w:hAnsi="微软雅黑" w:hint="eastAsia"/>
          <w:color w:val="222222"/>
        </w:rPr>
        <w:t>异常已转译）、</w:t>
      </w:r>
      <w:r>
        <w:rPr>
          <w:rFonts w:ascii="微软雅黑" w:eastAsia="微软雅黑" w:hAnsi="微软雅黑" w:hint="eastAsia"/>
          <w:color w:val="222222"/>
        </w:rPr>
        <w:t xml:space="preserve">IT013 </w:t>
      </w:r>
      <w:r>
        <w:rPr>
          <w:rFonts w:ascii="微软雅黑" w:eastAsia="微软雅黑" w:hAnsi="微软雅黑" w:hint="eastAsia"/>
          <w:color w:val="222222"/>
        </w:rPr>
        <w:t>证据图按告警编号下载成功、</w:t>
      </w:r>
      <w:r>
        <w:rPr>
          <w:rFonts w:ascii="微软雅黑" w:eastAsia="微软雅黑" w:hAnsi="微软雅黑" w:hint="eastAsia"/>
          <w:color w:val="222222"/>
        </w:rPr>
        <w:t xml:space="preserve">IT015 </w:t>
      </w:r>
      <w:r>
        <w:rPr>
          <w:rFonts w:ascii="微软雅黑" w:eastAsia="微软雅黑" w:hAnsi="微软雅黑" w:hint="eastAsia"/>
          <w:color w:val="222222"/>
        </w:rPr>
        <w:t>响应头实例号可见。</w:t>
      </w:r>
    </w:p>
    <w:p w14:paraId="476F26FC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测试暴露并当场修复的契约缺口（回归通过）</w:t>
      </w:r>
      <w:r>
        <w:rPr>
          <w:rFonts w:ascii="微软雅黑" w:eastAsia="微软雅黑" w:hAnsi="微软雅黑" w:hint="eastAsia"/>
          <w:color w:val="222222"/>
        </w:rPr>
        <w:t>：设备列表筛选参数、创建任务</w:t>
      </w:r>
      <w:r>
        <w:rPr>
          <w:rFonts w:ascii="微软雅黑" w:eastAsia="微软雅黑" w:hAnsi="微软雅黑" w:hint="eastAsia"/>
          <w:color w:val="222222"/>
        </w:rPr>
        <w:t xml:space="preserve"> 201 </w:t>
      </w:r>
      <w:r>
        <w:rPr>
          <w:rFonts w:ascii="微软雅黑" w:eastAsia="微软雅黑" w:hAnsi="微软雅黑" w:hint="eastAsia"/>
          <w:color w:val="222222"/>
        </w:rPr>
        <w:t>与参数校验、</w:t>
      </w:r>
      <w:r>
        <w:rPr>
          <w:rStyle w:val="HTML"/>
          <w:rFonts w:hint="eastAsia"/>
          <w:color w:val="222222"/>
        </w:rPr>
        <w:t>GET /api/alarms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分页、</w:t>
      </w:r>
      <w:r>
        <w:rPr>
          <w:rStyle w:val="HTML"/>
          <w:rFonts w:hint="eastAsia"/>
          <w:color w:val="222222"/>
        </w:rPr>
        <w:t>GET /api/files/{alarmId}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下载、</w:t>
      </w:r>
      <w:r>
        <w:rPr>
          <w:rStyle w:val="HTML"/>
          <w:rFonts w:hint="eastAsia"/>
          <w:color w:val="222222"/>
        </w:rPr>
        <w:t>GET /api/stats/overview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总览统计。</w:t>
      </w:r>
    </w:p>
    <w:p w14:paraId="0E376D7D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6.4.2 </w:t>
      </w:r>
      <w:r>
        <w:rPr>
          <w:rFonts w:ascii="微软雅黑" w:eastAsia="微软雅黑" w:hAnsi="微软雅黑" w:hint="eastAsia"/>
          <w:color w:val="222222"/>
        </w:rPr>
        <w:t>接口测试要点</w:t>
      </w:r>
    </w:p>
    <w:p w14:paraId="7F70030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</w:t>
      </w:r>
      <w:r>
        <w:rPr>
          <w:rStyle w:val="HTML"/>
          <w:rFonts w:hint="eastAsia"/>
          <w:color w:val="222222"/>
        </w:rPr>
        <w:t>正常路径</w:t>
      </w:r>
    </w:p>
    <w:p w14:paraId="0730898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curl -s -X POST http://localhost:8080/api/search/alarms \</w:t>
      </w:r>
    </w:p>
    <w:p w14:paraId="6C19724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-H 'Content-Type: application/json' \</w:t>
      </w:r>
    </w:p>
    <w:p w14:paraId="27423DB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-d '{"alarmType":"PERIMETER_BREACH","level":"CRITICAL","from":"now-24h","to":"now","page":0,"size":10}' \</w:t>
      </w:r>
    </w:p>
    <w:p w14:paraId="3346CEE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| jq '.total, (.records[0] | {alarmId, alarmType, occurredTime})'</w:t>
      </w:r>
    </w:p>
    <w:p w14:paraId="3E7D4971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67774AB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</w:t>
      </w:r>
      <w:r>
        <w:rPr>
          <w:rStyle w:val="HTML"/>
          <w:rFonts w:hint="eastAsia"/>
          <w:color w:val="222222"/>
        </w:rPr>
        <w:t>异常路径：非法时间格式，应返回</w:t>
      </w:r>
      <w:r>
        <w:rPr>
          <w:rStyle w:val="HTML"/>
          <w:rFonts w:hint="eastAsia"/>
          <w:color w:val="222222"/>
        </w:rPr>
        <w:t xml:space="preserve"> 400 </w:t>
      </w:r>
      <w:r>
        <w:rPr>
          <w:rStyle w:val="HTML"/>
          <w:rFonts w:hint="eastAsia"/>
          <w:color w:val="222222"/>
        </w:rPr>
        <w:t>且含错误说明</w:t>
      </w:r>
    </w:p>
    <w:p w14:paraId="667B3AE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curl -s -o /dev/null -w '%{http_code}\n' -X POST http://localhost:8080/api/search/alarms \</w:t>
      </w:r>
    </w:p>
    <w:p w14:paraId="2090A97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-H 'Content-Type: application/json' -d '{"from":"2026-13-45"}'</w:t>
      </w:r>
    </w:p>
    <w:p w14:paraId="68C2B889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112E4C5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</w:t>
      </w:r>
      <w:r>
        <w:rPr>
          <w:rStyle w:val="HTML"/>
          <w:rFonts w:hint="eastAsia"/>
          <w:color w:val="222222"/>
        </w:rPr>
        <w:t>负载均衡观测：连续</w:t>
      </w:r>
      <w:r>
        <w:rPr>
          <w:rStyle w:val="HTML"/>
          <w:rFonts w:hint="eastAsia"/>
          <w:color w:val="222222"/>
        </w:rPr>
        <w:t xml:space="preserve"> 10 </w:t>
      </w:r>
      <w:r>
        <w:rPr>
          <w:rStyle w:val="HTML"/>
          <w:rFonts w:hint="eastAsia"/>
          <w:color w:val="222222"/>
        </w:rPr>
        <w:t>次，观察</w:t>
      </w:r>
      <w:r>
        <w:rPr>
          <w:rStyle w:val="HTML"/>
          <w:rFonts w:hint="eastAsia"/>
          <w:color w:val="222222"/>
        </w:rPr>
        <w:t xml:space="preserve"> X-Backend-Instance </w:t>
      </w:r>
      <w:r>
        <w:rPr>
          <w:rStyle w:val="HTML"/>
          <w:rFonts w:hint="eastAsia"/>
          <w:color w:val="222222"/>
        </w:rPr>
        <w:t>是否轮换</w:t>
      </w:r>
    </w:p>
    <w:p w14:paraId="3833870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lastRenderedPageBreak/>
        <w:t>for i in $(seq 1 10); do</w:t>
      </w:r>
    </w:p>
    <w:p w14:paraId="2BCF5D0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curl -s -D - -o /dev/null http://localhost:8080/api/devices | grep -i x-backend-instance</w:t>
      </w:r>
    </w:p>
    <w:p w14:paraId="4D308E5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done</w:t>
      </w:r>
    </w:p>
    <w:p w14:paraId="5AD16D4E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2F5B310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S88 </w:t>
      </w:r>
      <w:r>
        <w:rPr>
          <w:rStyle w:val="HTML"/>
          <w:rFonts w:hint="eastAsia"/>
          <w:color w:val="222222"/>
        </w:rPr>
        <w:t>权限认证：登录取令牌，后续请求统一携带（未携带一律</w:t>
      </w:r>
      <w:r>
        <w:rPr>
          <w:rStyle w:val="HTML"/>
          <w:rFonts w:hint="eastAsia"/>
          <w:color w:val="222222"/>
        </w:rPr>
        <w:t xml:space="preserve"> 401</w:t>
      </w:r>
      <w:r>
        <w:rPr>
          <w:rStyle w:val="HTML"/>
          <w:rFonts w:hint="eastAsia"/>
          <w:color w:val="222222"/>
        </w:rPr>
        <w:t>）</w:t>
      </w:r>
    </w:p>
    <w:p w14:paraId="58750F1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TOKEN=$(curl -s -X POST http://localhost:8080/api/auth/login \</w:t>
      </w:r>
    </w:p>
    <w:p w14:paraId="1DD0E9F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-H 'Content-Type: application/json' \</w:t>
      </w:r>
    </w:p>
    <w:p w14:paraId="72AD08F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-d '{"username":"</w:t>
      </w:r>
      <w:r>
        <w:rPr>
          <w:rStyle w:val="HTML"/>
          <w:rFonts w:hint="eastAsia"/>
          <w:color w:val="222222"/>
        </w:rPr>
        <w:t>admin","password":"admin123"}' | jq -r .token)</w:t>
      </w:r>
    </w:p>
    <w:p w14:paraId="733EC4B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curl -s -o /dev/null -w '%{http_code}\n' http://localhost:8080/api/devices                      # 401</w:t>
      </w:r>
      <w:r>
        <w:rPr>
          <w:rStyle w:val="HTML"/>
          <w:rFonts w:hint="eastAsia"/>
          <w:color w:val="222222"/>
        </w:rPr>
        <w:t>（无令牌）</w:t>
      </w:r>
    </w:p>
    <w:p w14:paraId="4A0CEB5B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curl -s -o /dev/null -w '%{http_code}\n' -H "Authorization: Bearer $TOKEN" http://localhost:8080/api/devices   # 200</w:t>
      </w:r>
    </w:p>
    <w:p w14:paraId="6CADE44A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curl -s -X POST -H "Authorization: Bearer $TOKEN" http://localhost:8080/api/auth/logout | jq .</w:t>
      </w:r>
    </w:p>
    <w:p w14:paraId="661BC9B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curl -s -o /dev/null -w '%{http_code}\n' -H "Authorization: Bearer $TOKEN" http://localhost:8080/api/devices   # 401</w:t>
      </w:r>
      <w:r>
        <w:rPr>
          <w:rStyle w:val="HTML"/>
          <w:rFonts w:hint="eastAsia"/>
          <w:color w:val="222222"/>
        </w:rPr>
        <w:t>（已登出）</w:t>
      </w:r>
    </w:p>
    <w:p w14:paraId="5317565D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接口测试的判定原则</w:t>
      </w:r>
      <w:r>
        <w:rPr>
          <w:rFonts w:ascii="微软雅黑" w:eastAsia="微软雅黑" w:hAnsi="微软雅黑" w:hint="eastAsia"/>
          <w:color w:val="222222"/>
        </w:rPr>
        <w:t>：不仅看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正常路径返回</w:t>
      </w:r>
      <w:r>
        <w:rPr>
          <w:rFonts w:ascii="微软雅黑" w:eastAsia="微软雅黑" w:hAnsi="微软雅黑" w:hint="eastAsia"/>
          <w:color w:val="222222"/>
        </w:rPr>
        <w:t xml:space="preserve"> 200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，更要看</w:t>
      </w:r>
      <w:r>
        <w:rPr>
          <w:rStyle w:val="a4"/>
          <w:rFonts w:ascii="微软雅黑" w:eastAsia="微软雅黑" w:hAnsi="微软雅黑" w:hint="eastAsia"/>
          <w:color w:val="222222"/>
        </w:rPr>
        <w:t>异常路径是否返回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4xx </w:t>
      </w:r>
      <w:r>
        <w:rPr>
          <w:rStyle w:val="a4"/>
          <w:rFonts w:ascii="微软雅黑" w:eastAsia="微软雅黑" w:hAnsi="微软雅黑" w:hint="eastAsia"/>
          <w:color w:val="222222"/>
        </w:rPr>
        <w:t>而非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5xx</w:t>
      </w:r>
      <w:r>
        <w:rPr>
          <w:rFonts w:ascii="微软雅黑" w:eastAsia="微软雅黑" w:hAnsi="微软雅黑" w:hint="eastAsia"/>
          <w:color w:val="222222"/>
        </w:rPr>
        <w:t>。把参数校验缺失导致的</w:t>
      </w:r>
      <w:r>
        <w:rPr>
          <w:rFonts w:ascii="微软雅黑" w:eastAsia="微软雅黑" w:hAnsi="微软雅黑" w:hint="eastAsia"/>
          <w:color w:val="222222"/>
        </w:rPr>
        <w:t xml:space="preserve"> 500 </w:t>
      </w:r>
      <w:r>
        <w:rPr>
          <w:rFonts w:ascii="微软雅黑" w:eastAsia="微软雅黑" w:hAnsi="微软雅黑" w:hint="eastAsia"/>
          <w:color w:val="222222"/>
        </w:rPr>
        <w:t>当作通过，是接口测试最常见的自欺。本项目通过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@Valid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Style w:val="HTML"/>
          <w:rFonts w:hint="eastAsia"/>
          <w:color w:val="222222"/>
        </w:rPr>
        <w:t>GlobalExceptionHandler</w:t>
      </w:r>
      <w:r>
        <w:rPr>
          <w:rFonts w:ascii="微软雅黑" w:eastAsia="微软雅黑" w:hAnsi="微软雅黑" w:hint="eastAsia"/>
          <w:color w:val="222222"/>
        </w:rPr>
        <w:t>（</w:t>
      </w:r>
      <w:r>
        <w:rPr>
          <w:rStyle w:val="HTML"/>
          <w:rFonts w:hint="eastAsia"/>
          <w:color w:val="222222"/>
        </w:rPr>
        <w:t>@RestControllerAdvice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Fonts w:ascii="微软雅黑" w:eastAsia="微软雅黑" w:hAnsi="微软雅黑" w:hint="eastAsia"/>
          <w:color w:val="222222"/>
        </w:rPr>
        <w:t xml:space="preserve">S89 </w:t>
      </w:r>
      <w:r>
        <w:rPr>
          <w:rFonts w:ascii="微软雅黑" w:eastAsia="微软雅黑" w:hAnsi="微软雅黑" w:hint="eastAsia"/>
          <w:color w:val="222222"/>
        </w:rPr>
        <w:t>落地，详见</w:t>
      </w:r>
      <w:r>
        <w:rPr>
          <w:rFonts w:ascii="微软雅黑" w:eastAsia="微软雅黑" w:hAnsi="微软雅黑" w:hint="eastAsia"/>
          <w:color w:val="222222"/>
        </w:rPr>
        <w:t xml:space="preserve"> 5.2.9</w:t>
      </w:r>
      <w:r>
        <w:rPr>
          <w:rFonts w:ascii="微软雅黑" w:eastAsia="微软雅黑" w:hAnsi="微软雅黑" w:hint="eastAsia"/>
          <w:color w:val="222222"/>
        </w:rPr>
        <w:t>）统一保证：业务异常保留原状态码与</w:t>
      </w:r>
      <w:r>
        <w:rPr>
          <w:rFonts w:ascii="微软雅黑" w:eastAsia="微软雅黑" w:hAnsi="微软雅黑" w:hint="eastAsia"/>
          <w:color w:val="222222"/>
        </w:rPr>
        <w:t xml:space="preserve"> message</w:t>
      </w:r>
      <w:r>
        <w:rPr>
          <w:rFonts w:ascii="微软雅黑" w:eastAsia="微软雅黑" w:hAnsi="微软雅黑" w:hint="eastAsia"/>
          <w:color w:val="222222"/>
        </w:rPr>
        <w:t>、参数校验失败返回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400 + </w:t>
      </w:r>
      <w:r>
        <w:rPr>
          <w:rStyle w:val="a4"/>
          <w:rFonts w:ascii="微软雅黑" w:eastAsia="微软雅黑" w:hAnsi="微软雅黑" w:hint="eastAsia"/>
          <w:color w:val="222222"/>
        </w:rPr>
        <w:t>逐字段明细</w:t>
      </w:r>
      <w:r>
        <w:rPr>
          <w:rFonts w:ascii="微软雅黑" w:eastAsia="微软雅黑" w:hAnsi="微软雅黑" w:hint="eastAsia"/>
          <w:color w:val="222222"/>
        </w:rPr>
        <w:t>、兜底异常返回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500 </w:t>
      </w:r>
      <w:r>
        <w:rPr>
          <w:rStyle w:val="a4"/>
          <w:rFonts w:ascii="微软雅黑" w:eastAsia="微软雅黑" w:hAnsi="微软雅黑" w:hint="eastAsia"/>
          <w:color w:val="222222"/>
        </w:rPr>
        <w:t>且不吐异常栈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41590D8B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统一错误响应体实测（</w:t>
      </w:r>
      <w:r>
        <w:rPr>
          <w:rStyle w:val="a4"/>
          <w:rFonts w:ascii="微软雅黑" w:eastAsia="微软雅黑" w:hAnsi="微软雅黑" w:hint="eastAsia"/>
          <w:color w:val="222222"/>
        </w:rPr>
        <w:t>2026-09-21</w:t>
      </w:r>
      <w:r>
        <w:rPr>
          <w:rStyle w:val="a4"/>
          <w:rFonts w:ascii="微软雅黑" w:eastAsia="微软雅黑" w:hAnsi="微软雅黑" w:hint="eastAsia"/>
          <w:color w:val="222222"/>
        </w:rPr>
        <w:t>，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S89 </w:t>
      </w:r>
      <w:r>
        <w:rPr>
          <w:rStyle w:val="a4"/>
          <w:rFonts w:ascii="微软雅黑" w:eastAsia="微软雅黑" w:hAnsi="微软雅黑" w:hint="eastAsia"/>
          <w:color w:val="222222"/>
        </w:rPr>
        <w:t>部署后经网关实测）</w:t>
      </w:r>
      <w:r>
        <w:rPr>
          <w:rFonts w:ascii="微软雅黑" w:eastAsia="微软雅黑" w:hAnsi="微软雅黑" w:hint="eastAsia"/>
          <w:color w:val="222222"/>
        </w:rPr>
        <w:t>：</w:t>
      </w:r>
    </w:p>
    <w:p w14:paraId="10696C95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{"timestamp":"2026-09-21T04:06:05.696Z","status":404,"code":404,"error":"NOT_FOUND",</w:t>
      </w:r>
    </w:p>
    <w:p w14:paraId="377756D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"message":"device not found: NOPE-999","path":"/api/devices/NOPE-999"}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898"/>
        <w:gridCol w:w="4515"/>
      </w:tblGrid>
      <w:tr w:rsidR="00000000" w14:paraId="5543D2D0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4C21B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B75E7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实测状态码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B029E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响应关键字段</w:t>
            </w:r>
          </w:p>
        </w:tc>
      </w:tr>
      <w:tr w:rsidR="00000000" w14:paraId="3D0948C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FB5E3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GET /api/devices/NOPE-999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（不存在的设备）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5B1A7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404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13D61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message=device not found: NOPE-999</w:t>
            </w:r>
          </w:p>
        </w:tc>
      </w:tr>
      <w:tr w:rsidR="00000000" w14:paraId="45AE38A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3925D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GET /api/alarms/NOPE-999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（不存在的告警）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6DDAD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404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7117E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message=alarm not found: NOPE-999</w:t>
            </w:r>
          </w:p>
        </w:tc>
      </w:tr>
      <w:tr w:rsidR="00000000" w14:paraId="01B7E71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BF582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POST /api/tasks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请求体非法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JSON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A6681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F4784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message=</w:t>
            </w:r>
            <w:r>
              <w:rPr>
                <w:rStyle w:val="HTML"/>
                <w:rFonts w:hint="eastAsia"/>
                <w:color w:val="222222"/>
              </w:rPr>
              <w:t>请求体缺失或</w:t>
            </w:r>
            <w:r>
              <w:rPr>
                <w:rStyle w:val="HTML"/>
                <w:rFonts w:hint="eastAsia"/>
                <w:color w:val="222222"/>
              </w:rPr>
              <w:t xml:space="preserve"> JSON </w:t>
            </w:r>
            <w:r>
              <w:rPr>
                <w:rStyle w:val="HTML"/>
                <w:rFonts w:hint="eastAsia"/>
                <w:color w:val="222222"/>
              </w:rPr>
              <w:t>格式错误</w:t>
            </w:r>
          </w:p>
        </w:tc>
      </w:tr>
      <w:tr w:rsidR="00000000" w14:paraId="4742A69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27F01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lastRenderedPageBreak/>
              <w:t>POST /api/tasks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缺少必填字段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313F7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5CF57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 xml:space="preserve">fields=[{field:deviceId, message:"deviceId </w:t>
            </w:r>
            <w:r>
              <w:rPr>
                <w:rStyle w:val="HTML"/>
                <w:rFonts w:hint="eastAsia"/>
                <w:color w:val="222222"/>
              </w:rPr>
              <w:t>不能为空</w:t>
            </w:r>
            <w:r>
              <w:rPr>
                <w:rStyle w:val="HTML"/>
                <w:rFonts w:hint="eastAsia"/>
                <w:color w:val="222222"/>
              </w:rPr>
              <w:t>"}]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含字段明细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66C662F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FEFAA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POST /api/search/alarms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非法时间格式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E1B64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1B6A3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message=</w:t>
            </w:r>
            <w:r>
              <w:rPr>
                <w:rStyle w:val="HTML"/>
                <w:rFonts w:hint="eastAsia"/>
                <w:color w:val="222222"/>
              </w:rPr>
              <w:t>查询参数错误</w:t>
            </w:r>
            <w:r>
              <w:rPr>
                <w:rStyle w:val="HTML"/>
                <w:rFonts w:hint="eastAsia"/>
                <w:color w:val="222222"/>
              </w:rPr>
              <w:t xml:space="preserve">: </w:t>
            </w:r>
            <w:r>
              <w:rPr>
                <w:rStyle w:val="HTML"/>
                <w:rFonts w:hint="eastAsia"/>
                <w:color w:val="222222"/>
              </w:rPr>
              <w:t>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异常已转译为业务语义）</w:t>
            </w:r>
          </w:p>
        </w:tc>
      </w:tr>
      <w:tr w:rsidR="00000000" w14:paraId="52FFDF3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CFBDB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无令牌访问任意业务接口（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S88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鉴权）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AD74A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61622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Content-Type: application/json;charset=UTF-8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Style w:val="HTML"/>
                <w:rFonts w:hint="eastAsia"/>
                <w:color w:val="222222"/>
              </w:rPr>
              <w:t>{code,error,message}</w:t>
            </w:r>
          </w:p>
        </w:tc>
      </w:tr>
    </w:tbl>
    <w:p w14:paraId="3D241C46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6.4.3 </w:t>
      </w:r>
      <w:r>
        <w:rPr>
          <w:rFonts w:ascii="微软雅黑" w:eastAsia="微软雅黑" w:hAnsi="微软雅黑" w:hint="eastAsia"/>
          <w:color w:val="222222"/>
        </w:rPr>
        <w:t>单元测试（</w:t>
      </w:r>
      <w:r>
        <w:rPr>
          <w:rFonts w:ascii="微软雅黑" w:eastAsia="微软雅黑" w:hAnsi="微软雅黑" w:hint="eastAsia"/>
          <w:color w:val="222222"/>
        </w:rPr>
        <w:t xml:space="preserve">S77 </w:t>
      </w:r>
      <w:r>
        <w:rPr>
          <w:rFonts w:ascii="微软雅黑" w:eastAsia="微软雅黑" w:hAnsi="微软雅黑" w:hint="eastAsia"/>
          <w:color w:val="222222"/>
        </w:rPr>
        <w:t>建立，</w:t>
      </w:r>
      <w:r>
        <w:rPr>
          <w:rFonts w:ascii="微软雅黑" w:eastAsia="微软雅黑" w:hAnsi="微软雅黑" w:hint="eastAsia"/>
          <w:color w:val="222222"/>
        </w:rPr>
        <w:t xml:space="preserve">S89 </w:t>
      </w:r>
      <w:r>
        <w:rPr>
          <w:rFonts w:ascii="微软雅黑" w:eastAsia="微软雅黑" w:hAnsi="微软雅黑" w:hint="eastAsia"/>
          <w:color w:val="222222"/>
        </w:rPr>
        <w:t>扩充）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545"/>
        <w:gridCol w:w="2870"/>
        <w:gridCol w:w="1390"/>
      </w:tblGrid>
      <w:tr w:rsidR="00000000" w14:paraId="07D403F4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5D7F9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F4E61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用例数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2B4A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覆盖内容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D25A0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结果</w:t>
            </w:r>
          </w:p>
        </w:tc>
      </w:tr>
      <w:tr w:rsidR="00000000" w14:paraId="725D421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A8597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common/JsonTest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7D226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9E23D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JSON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序列化往返（含中文描述，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UTF-8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口径）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D18EB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7D9979C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BC97D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storage/PathBuilderTest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19CAC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850CA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分区路径拼接规范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42829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15FD51B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E0CE3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task/TaskServiceTest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53B31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09C85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任务状态流转与取消语义（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Mockito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隔离持久层）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58067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14FEC40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3563D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common/GlobalExceptionHandlerTest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S89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新增）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4471C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CD68A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业务异常状态码保留、校验失败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带字段明细、请求体不可解析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、兜底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不泄露异常类名与细节、错误体字段稳定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34E9E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79CF3B2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B1EF9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仿真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TelemetryGeneratorTest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40770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2309D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轨迹连续性、坐标范围、电量单调性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3DE6E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64D2362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1D12E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GroundNetworkTest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6BB3C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DD0DD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空地网络切换与连通性判定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69F46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</w:t>
            </w:r>
          </w:p>
        </w:tc>
      </w:tr>
      <w:tr w:rsidR="00000000" w14:paraId="6C06330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74B0D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合计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B0074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15435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14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C4E15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20/20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通过（</w:t>
            </w:r>
            <w:r>
              <w:rPr>
                <w:rStyle w:val="HTML"/>
                <w:rFonts w:hint="eastAsia"/>
                <w:b/>
                <w:bCs/>
                <w:color w:val="222222"/>
              </w:rPr>
              <w:t>mvn test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2026-09-21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复跑）</w:t>
            </w:r>
          </w:p>
        </w:tc>
      </w:tr>
    </w:tbl>
    <w:p w14:paraId="44DF8A20" w14:textId="77777777" w:rsidR="008D7DB7" w:rsidRDefault="008D7DB7">
      <w:pPr>
        <w:pStyle w:val="a3"/>
        <w:shd w:val="clear" w:color="auto" w:fill="FAFAFA"/>
        <w:divId w:val="2129739163"/>
        <w:rPr>
          <w:rFonts w:ascii="微软雅黑" w:eastAsia="微软雅黑" w:hAnsi="微软雅黑" w:hint="eastAsia"/>
          <w:color w:val="555555"/>
        </w:rPr>
      </w:pPr>
      <w:r>
        <w:rPr>
          <w:rFonts w:ascii="微软雅黑" w:eastAsia="微软雅黑" w:hAnsi="微软雅黑" w:hint="eastAsia"/>
          <w:color w:val="555555"/>
        </w:rPr>
        <w:t>单元测试的价值在</w:t>
      </w:r>
      <w:r>
        <w:rPr>
          <w:rFonts w:ascii="微软雅黑" w:eastAsia="微软雅黑" w:hAnsi="微软雅黑" w:hint="eastAsia"/>
          <w:color w:val="555555"/>
        </w:rPr>
        <w:t xml:space="preserve"> S89 </w:t>
      </w:r>
      <w:r>
        <w:rPr>
          <w:rFonts w:ascii="微软雅黑" w:eastAsia="微软雅黑" w:hAnsi="微软雅黑" w:hint="eastAsia"/>
          <w:color w:val="555555"/>
        </w:rPr>
        <w:t>立刻兑现：</w:t>
      </w:r>
      <w:r>
        <w:rPr>
          <w:rStyle w:val="HTML"/>
          <w:rFonts w:hint="eastAsia"/>
          <w:color w:val="555555"/>
        </w:rPr>
        <w:t>GlobalExceptionHandlerTest</w:t>
      </w:r>
      <w:r>
        <w:rPr>
          <w:rFonts w:ascii="微软雅黑" w:eastAsia="微软雅黑" w:hAnsi="微软雅黑" w:hint="eastAsia"/>
          <w:color w:val="555555"/>
        </w:rPr>
        <w:t xml:space="preserve"> </w:t>
      </w:r>
      <w:r>
        <w:rPr>
          <w:rFonts w:ascii="微软雅黑" w:eastAsia="微软雅黑" w:hAnsi="微软雅黑" w:hint="eastAsia"/>
          <w:color w:val="555555"/>
        </w:rPr>
        <w:t>在首次运行时就暴露了</w:t>
      </w:r>
      <w:r>
        <w:rPr>
          <w:rFonts w:ascii="微软雅黑" w:eastAsia="微软雅黑" w:hAnsi="微软雅黑" w:hint="eastAsia"/>
          <w:color w:val="555555"/>
        </w:rPr>
        <w:t xml:space="preserve">"MockMvc </w:t>
      </w:r>
      <w:r>
        <w:rPr>
          <w:rFonts w:ascii="微软雅黑" w:eastAsia="微软雅黑" w:hAnsi="微软雅黑" w:hint="eastAsia"/>
          <w:color w:val="555555"/>
        </w:rPr>
        <w:t>默认以</w:t>
      </w:r>
      <w:r>
        <w:rPr>
          <w:rFonts w:ascii="微软雅黑" w:eastAsia="微软雅黑" w:hAnsi="微软雅黑" w:hint="eastAsia"/>
          <w:color w:val="555555"/>
        </w:rPr>
        <w:t xml:space="preserve"> ISO-8859-1 </w:t>
      </w:r>
      <w:r>
        <w:rPr>
          <w:rFonts w:ascii="微软雅黑" w:eastAsia="微软雅黑" w:hAnsi="微软雅黑" w:hint="eastAsia"/>
          <w:color w:val="555555"/>
        </w:rPr>
        <w:t>解码响应体导致中文断言恒失败</w:t>
      </w:r>
      <w:r>
        <w:rPr>
          <w:rFonts w:ascii="微软雅黑" w:eastAsia="微软雅黑" w:hAnsi="微软雅黑" w:hint="eastAsia"/>
          <w:color w:val="555555"/>
        </w:rPr>
        <w:t>"</w:t>
      </w:r>
      <w:r>
        <w:rPr>
          <w:rFonts w:ascii="微软雅黑" w:eastAsia="微软雅黑" w:hAnsi="微软雅黑" w:hint="eastAsia"/>
          <w:color w:val="555555"/>
        </w:rPr>
        <w:t>的测试写法缺陷——这是</w:t>
      </w:r>
      <w:r>
        <w:rPr>
          <w:rStyle w:val="a4"/>
          <w:rFonts w:ascii="微软雅黑" w:eastAsia="微软雅黑" w:hAnsi="微软雅黑" w:hint="eastAsia"/>
          <w:color w:val="555555"/>
        </w:rPr>
        <w:t>测试自身的缺陷</w:t>
      </w:r>
      <w:r>
        <w:rPr>
          <w:rFonts w:ascii="微软雅黑" w:eastAsia="微软雅黑" w:hAnsi="微软雅黑" w:hint="eastAsia"/>
          <w:color w:val="555555"/>
        </w:rPr>
        <w:t>，与</w:t>
      </w:r>
      <w:r>
        <w:rPr>
          <w:rFonts w:ascii="微软雅黑" w:eastAsia="微软雅黑" w:hAnsi="微软雅黑" w:hint="eastAsia"/>
          <w:color w:val="555555"/>
        </w:rPr>
        <w:t>"</w:t>
      </w:r>
      <w:r>
        <w:rPr>
          <w:rFonts w:ascii="微软雅黑" w:eastAsia="微软雅黑" w:hAnsi="微软雅黑" w:hint="eastAsia"/>
          <w:color w:val="555555"/>
        </w:rPr>
        <w:t>把测试写绿</w:t>
      </w:r>
      <w:r>
        <w:rPr>
          <w:rFonts w:ascii="微软雅黑" w:eastAsia="微软雅黑" w:hAnsi="微软雅黑" w:hint="eastAsia"/>
          <w:color w:val="555555"/>
        </w:rPr>
        <w:t>"</w:t>
      </w:r>
      <w:r>
        <w:rPr>
          <w:rFonts w:ascii="微软雅黑" w:eastAsia="微软雅黑" w:hAnsi="微软雅黑" w:hint="eastAsia"/>
          <w:color w:val="555555"/>
        </w:rPr>
        <w:t>相比，先证明测试会红更有意义。</w:t>
      </w:r>
    </w:p>
    <w:p w14:paraId="4EC2C2AB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6.5 </w:t>
      </w:r>
      <w:r>
        <w:rPr>
          <w:rFonts w:ascii="微软雅黑" w:eastAsia="微软雅黑" w:hAnsi="微软雅黑" w:hint="eastAsia"/>
          <w:color w:val="222222"/>
        </w:rPr>
        <w:t>简单性能测试</w:t>
      </w:r>
    </w:p>
    <w:p w14:paraId="20B2FA2E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6.5.1 </w:t>
      </w:r>
      <w:r>
        <w:rPr>
          <w:rFonts w:ascii="微软雅黑" w:eastAsia="微软雅黑" w:hAnsi="微软雅黑" w:hint="eastAsia"/>
          <w:color w:val="222222"/>
        </w:rPr>
        <w:t>性能测试场景（表</w:t>
      </w:r>
      <w:r>
        <w:rPr>
          <w:rFonts w:ascii="微软雅黑" w:eastAsia="微软雅黑" w:hAnsi="微软雅黑" w:hint="eastAsia"/>
          <w:color w:val="222222"/>
        </w:rPr>
        <w:t xml:space="preserve"> 6-6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198"/>
        <w:gridCol w:w="3009"/>
        <w:gridCol w:w="1312"/>
        <w:gridCol w:w="1900"/>
      </w:tblGrid>
      <w:tr w:rsidR="00000000" w14:paraId="7212C7D4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348B4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用例编号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D10BF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C4303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负载模型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7B482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关键指标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8C292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目标值</w:t>
            </w:r>
          </w:p>
        </w:tc>
      </w:tr>
      <w:tr w:rsidR="00000000" w14:paraId="39FB38A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8915F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PT001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1D5C1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遥测上报吞吐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617A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 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上报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= 2 msg/s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基线，逐步加压至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50 msg/s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，持续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A26C4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消息零丢失、消费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LAG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不持续增长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21DBD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LAG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峰值后能回落至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，无丢失</w:t>
            </w:r>
          </w:p>
        </w:tc>
      </w:tr>
      <w:tr w:rsidR="00000000" w14:paraId="4C0E6C4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B8E9A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PT002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E9ACF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遥测端到端时延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9CC01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50 msg/s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，采样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1,000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83109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从生产时间戳到落库可查的耗时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1F8A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P95 &lt; 1.5 s</w:t>
            </w:r>
          </w:p>
        </w:tc>
      </w:tr>
      <w:tr w:rsidR="00000000" w14:paraId="699B935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5C190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PT003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3A42A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检索接口读性能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1C7B6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JMeter 50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并发线程，持续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分钟，数据量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10,000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B6093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响应时间与错误率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8D2A4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P95 &lt; 500 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，错误率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0</w:t>
            </w:r>
          </w:p>
        </w:tc>
      </w:tr>
      <w:tr w:rsidR="00000000" w14:paraId="09FECF4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70A7F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PT004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E827B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网关并发转发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4761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并发线程直压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Nginx </w:t>
            </w:r>
            <w:r>
              <w:rPr>
                <w:rStyle w:val="HTML"/>
                <w:rFonts w:hint="eastAsia"/>
                <w:color w:val="222222"/>
              </w:rPr>
              <w:t>/api/devices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84BCE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Nginx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吞吐与后端错误率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4EE04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吞吐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≥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 QPS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502</w:t>
            </w:r>
          </w:p>
        </w:tc>
      </w:tr>
      <w:tr w:rsidR="00000000" w14:paraId="40BE4DE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62EA4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PT005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C1851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负载均衡有效性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1AEBF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并发下观察两实例请求量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DC2AB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分发比例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5EA3C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两实例偏差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&lt; 20%</w:t>
            </w:r>
          </w:p>
        </w:tc>
      </w:tr>
      <w:tr w:rsidR="00000000" w14:paraId="7E1572B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BF88B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PT006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ED6AC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限流验证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25AC3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瞬时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4C404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超限请求返回码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4AA12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超限部分返回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，系统不被击穿</w:t>
            </w:r>
          </w:p>
        </w:tc>
      </w:tr>
      <w:tr w:rsidR="00000000" w14:paraId="41354DB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DFBC7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PT007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4EDCC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稳定性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77ADA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50 msg/s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持续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小时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4ED6D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容器存活、内存增长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9495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无容器退出，内存增长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&lt; 10%</w:t>
            </w:r>
          </w:p>
        </w:tc>
      </w:tr>
      <w:tr w:rsidR="00000000" w14:paraId="16A7DDA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F42F0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PT008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BC80C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多设备并发上报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S86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补测）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A4067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台设备（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无人机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+ 2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机器狗）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各自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12.5 msg/s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并发上报，持续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60 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（合计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50 msg/s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，共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3,000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99C0D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零丢失、消费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LAG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回落、排水时延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88440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3,000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条全部落库（分设备各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750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条），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LAG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峰值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、排水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13.7 s</w:t>
            </w:r>
          </w:p>
        </w:tc>
      </w:tr>
    </w:tbl>
    <w:p w14:paraId="40EE055D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6.5.2 JMeter </w:t>
      </w:r>
      <w:r>
        <w:rPr>
          <w:rFonts w:ascii="微软雅黑" w:eastAsia="微软雅黑" w:hAnsi="微软雅黑" w:hint="eastAsia"/>
          <w:color w:val="222222"/>
        </w:rPr>
        <w:t>测试计划要点</w:t>
      </w:r>
    </w:p>
    <w:p w14:paraId="06508A25" w14:textId="77777777" w:rsidR="008D7DB7" w:rsidRDefault="008D7DB7">
      <w:pPr>
        <w:numPr>
          <w:ilvl w:val="0"/>
          <w:numId w:val="32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线程组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PT003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用</w:t>
      </w:r>
      <w:r>
        <w:rPr>
          <w:rFonts w:ascii="微软雅黑" w:eastAsia="微软雅黑" w:hAnsi="微软雅黑" w:hint="eastAsia"/>
          <w:color w:val="222222"/>
        </w:rPr>
        <w:t xml:space="preserve"> 50 </w:t>
      </w:r>
      <w:r>
        <w:rPr>
          <w:rFonts w:ascii="微软雅黑" w:eastAsia="微软雅黑" w:hAnsi="微软雅黑" w:hint="eastAsia"/>
          <w:color w:val="222222"/>
        </w:rPr>
        <w:t>线程</w:t>
      </w:r>
      <w:r>
        <w:rPr>
          <w:rFonts w:ascii="微软雅黑" w:eastAsia="微软雅黑" w:hAnsi="微软雅黑" w:hint="eastAsia"/>
          <w:color w:val="222222"/>
        </w:rPr>
        <w:t xml:space="preserve"> / 5 </w:t>
      </w:r>
      <w:r>
        <w:rPr>
          <w:rFonts w:ascii="微软雅黑" w:eastAsia="微软雅黑" w:hAnsi="微软雅黑" w:hint="eastAsia"/>
          <w:color w:val="222222"/>
        </w:rPr>
        <w:t>分钟</w:t>
      </w:r>
      <w:r>
        <w:rPr>
          <w:rFonts w:ascii="微软雅黑" w:eastAsia="微软雅黑" w:hAnsi="微软雅黑" w:hint="eastAsia"/>
          <w:color w:val="222222"/>
        </w:rPr>
        <w:t xml:space="preserve"> / Ramp-up 10 s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Fonts w:ascii="微软雅黑" w:eastAsia="微软雅黑" w:hAnsi="微软雅黑" w:hint="eastAsia"/>
          <w:color w:val="222222"/>
        </w:rPr>
        <w:t xml:space="preserve">HTTP </w:t>
      </w:r>
      <w:r>
        <w:rPr>
          <w:rFonts w:ascii="微软雅黑" w:eastAsia="微软雅黑" w:hAnsi="微软雅黑" w:hint="eastAsia"/>
          <w:color w:val="222222"/>
        </w:rPr>
        <w:t>请求默认值指向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localhost:8080</w:t>
      </w:r>
      <w:r>
        <w:rPr>
          <w:rFonts w:ascii="微软雅黑" w:eastAsia="微软雅黑" w:hAnsi="微软雅黑" w:hint="eastAsia"/>
          <w:color w:val="222222"/>
        </w:rPr>
        <w:t>，路径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/api/search/alarms</w:t>
      </w:r>
      <w:r>
        <w:rPr>
          <w:rFonts w:ascii="微软雅黑" w:eastAsia="微软雅黑" w:hAnsi="微软雅黑" w:hint="eastAsia"/>
          <w:color w:val="222222"/>
        </w:rPr>
        <w:t>，</w:t>
      </w:r>
      <w:r>
        <w:rPr>
          <w:rStyle w:val="HTML"/>
          <w:rFonts w:hint="eastAsia"/>
          <w:color w:val="222222"/>
        </w:rPr>
        <w:t>Content-Type: application/json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5AD05A3F" w14:textId="77777777" w:rsidR="008D7DB7" w:rsidRDefault="008D7DB7">
      <w:pPr>
        <w:numPr>
          <w:ilvl w:val="0"/>
          <w:numId w:val="32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断言</w:t>
      </w:r>
      <w:r>
        <w:rPr>
          <w:rFonts w:ascii="微软雅黑" w:eastAsia="微软雅黑" w:hAnsi="微软雅黑" w:hint="eastAsia"/>
          <w:color w:val="222222"/>
        </w:rPr>
        <w:t>：响应码</w:t>
      </w:r>
      <w:r>
        <w:rPr>
          <w:rFonts w:ascii="微软雅黑" w:eastAsia="微软雅黑" w:hAnsi="微软雅黑" w:hint="eastAsia"/>
          <w:color w:val="222222"/>
        </w:rPr>
        <w:t xml:space="preserve"> 200 + JSONPath </w:t>
      </w:r>
      <w:r>
        <w:rPr>
          <w:rFonts w:ascii="微软雅黑" w:eastAsia="微软雅黑" w:hAnsi="微软雅黑" w:hint="eastAsia"/>
          <w:color w:val="222222"/>
        </w:rPr>
        <w:t>断言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$.total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存在；避免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只压不验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，否则错误响应也会被计入成功。</w:t>
      </w:r>
    </w:p>
    <w:p w14:paraId="0623148F" w14:textId="77777777" w:rsidR="008D7DB7" w:rsidRDefault="008D7DB7">
      <w:pPr>
        <w:numPr>
          <w:ilvl w:val="0"/>
          <w:numId w:val="32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监听器</w:t>
      </w:r>
      <w:r>
        <w:rPr>
          <w:rFonts w:ascii="微软雅黑" w:eastAsia="微软雅黑" w:hAnsi="微软雅黑" w:hint="eastAsia"/>
          <w:color w:val="222222"/>
        </w:rPr>
        <w:t>：聚合报告（看</w:t>
      </w:r>
      <w:r>
        <w:rPr>
          <w:rFonts w:ascii="微软雅黑" w:eastAsia="微软雅黑" w:hAnsi="微软雅黑" w:hint="eastAsia"/>
          <w:color w:val="222222"/>
        </w:rPr>
        <w:t xml:space="preserve"> P95</w:t>
      </w:r>
      <w:r>
        <w:rPr>
          <w:rFonts w:ascii="微软雅黑" w:eastAsia="微软雅黑" w:hAnsi="微软雅黑" w:hint="eastAsia"/>
          <w:color w:val="222222"/>
        </w:rPr>
        <w:t>、吞吐、错误率）；用</w:t>
      </w:r>
      <w:r>
        <w:rPr>
          <w:rStyle w:val="a4"/>
          <w:rFonts w:ascii="微软雅黑" w:eastAsia="微软雅黑" w:hAnsi="微软雅黑" w:hint="eastAsia"/>
          <w:color w:val="222222"/>
        </w:rPr>
        <w:t>非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GUI </w:t>
      </w:r>
      <w:r>
        <w:rPr>
          <w:rStyle w:val="a4"/>
          <w:rFonts w:ascii="微软雅黑" w:eastAsia="微软雅黑" w:hAnsi="微软雅黑" w:hint="eastAsia"/>
          <w:color w:val="222222"/>
        </w:rPr>
        <w:t>模式</w:t>
      </w:r>
      <w:r>
        <w:rPr>
          <w:rFonts w:ascii="微软雅黑" w:eastAsia="微软雅黑" w:hAnsi="微软雅黑" w:hint="eastAsia"/>
          <w:color w:val="222222"/>
        </w:rPr>
        <w:t>执行（</w:t>
      </w:r>
      <w:r>
        <w:rPr>
          <w:rStyle w:val="HTML"/>
          <w:rFonts w:hint="eastAsia"/>
          <w:color w:val="222222"/>
        </w:rPr>
        <w:t>jmeter -n -t plan.jmx -l result.jtl</w:t>
      </w:r>
      <w:r>
        <w:rPr>
          <w:rFonts w:ascii="微软雅黑" w:eastAsia="微软雅黑" w:hAnsi="微软雅黑" w:hint="eastAsia"/>
          <w:color w:val="222222"/>
        </w:rPr>
        <w:t>），</w:t>
      </w:r>
      <w:r>
        <w:rPr>
          <w:rFonts w:ascii="微软雅黑" w:eastAsia="微软雅黑" w:hAnsi="微软雅黑" w:hint="eastAsia"/>
          <w:color w:val="222222"/>
        </w:rPr>
        <w:t xml:space="preserve">GUI </w:t>
      </w:r>
      <w:r>
        <w:rPr>
          <w:rFonts w:ascii="微软雅黑" w:eastAsia="微软雅黑" w:hAnsi="微软雅黑" w:hint="eastAsia"/>
          <w:color w:val="222222"/>
        </w:rPr>
        <w:t>模式自身开销会污染结果。</w:t>
      </w:r>
    </w:p>
    <w:p w14:paraId="0AD8541F" w14:textId="77777777" w:rsidR="008D7DB7" w:rsidRDefault="008D7DB7">
      <w:pPr>
        <w:numPr>
          <w:ilvl w:val="0"/>
          <w:numId w:val="32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lastRenderedPageBreak/>
        <w:t>监控</w:t>
      </w:r>
      <w:r>
        <w:rPr>
          <w:rFonts w:ascii="微软雅黑" w:eastAsia="微软雅黑" w:hAnsi="微软雅黑" w:hint="eastAsia"/>
          <w:color w:val="222222"/>
        </w:rPr>
        <w:t>：压测期间并行采集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docker stats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>Kafka LAG</w:t>
      </w:r>
      <w:r>
        <w:rPr>
          <w:rFonts w:ascii="微软雅黑" w:eastAsia="微软雅黑" w:hAnsi="微软雅黑" w:hint="eastAsia"/>
          <w:color w:val="222222"/>
        </w:rPr>
        <w:t>、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Style w:val="HTML"/>
          <w:rFonts w:hint="eastAsia"/>
          <w:color w:val="222222"/>
        </w:rPr>
        <w:t>_nodes/stats</w:t>
      </w:r>
      <w:r>
        <w:rPr>
          <w:rFonts w:ascii="微软雅黑" w:eastAsia="微软雅黑" w:hAnsi="微软雅黑" w:hint="eastAsia"/>
          <w:color w:val="222222"/>
        </w:rPr>
        <w:t>，用于</w:t>
      </w:r>
      <w:r>
        <w:rPr>
          <w:rFonts w:ascii="微软雅黑" w:eastAsia="微软雅黑" w:hAnsi="微软雅黑" w:hint="eastAsia"/>
          <w:color w:val="222222"/>
        </w:rPr>
        <w:t xml:space="preserve"> 6.6 </w:t>
      </w:r>
      <w:r>
        <w:rPr>
          <w:rFonts w:ascii="微软雅黑" w:eastAsia="微软雅黑" w:hAnsi="微软雅黑" w:hint="eastAsia"/>
          <w:color w:val="222222"/>
        </w:rPr>
        <w:t>节的分析归因。</w:t>
      </w:r>
    </w:p>
    <w:p w14:paraId="281FD625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6.5.3 </w:t>
      </w:r>
      <w:r>
        <w:rPr>
          <w:rFonts w:ascii="微软雅黑" w:eastAsia="微软雅黑" w:hAnsi="微软雅黑" w:hint="eastAsia"/>
          <w:color w:val="222222"/>
        </w:rPr>
        <w:t>性能测试执行脚本</w:t>
      </w:r>
    </w:p>
    <w:p w14:paraId="68671BB6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</w:t>
      </w:r>
      <w:r>
        <w:rPr>
          <w:rStyle w:val="HTML"/>
          <w:rFonts w:hint="eastAsia"/>
          <w:color w:val="222222"/>
        </w:rPr>
        <w:t>执行非</w:t>
      </w:r>
      <w:r>
        <w:rPr>
          <w:rStyle w:val="HTML"/>
          <w:rFonts w:hint="eastAsia"/>
          <w:color w:val="222222"/>
        </w:rPr>
        <w:t xml:space="preserve"> GUI </w:t>
      </w:r>
      <w:r>
        <w:rPr>
          <w:rStyle w:val="HTML"/>
          <w:rFonts w:hint="eastAsia"/>
          <w:color w:val="222222"/>
        </w:rPr>
        <w:t>压测并生成报告</w:t>
      </w:r>
    </w:p>
    <w:p w14:paraId="569EFFE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jmeter -n -t test/jmeter/search-plan.jmx -l test/jmeter/result.jtl -e -o test/jmeter/report</w:t>
      </w:r>
    </w:p>
    <w:p w14:paraId="2CCBA173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1AFD8788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</w:t>
      </w:r>
      <w:r>
        <w:rPr>
          <w:rStyle w:val="HTML"/>
          <w:rFonts w:hint="eastAsia"/>
          <w:color w:val="222222"/>
        </w:rPr>
        <w:t>压测期间观测消费积压（另开终端）</w:t>
      </w:r>
    </w:p>
    <w:p w14:paraId="0B451C37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watch -n 5 'docker exec kafka kafka-consumer-groups.sh --bootstrap-server localhost:9092 \</w:t>
      </w:r>
    </w:p>
    <w:p w14:paraId="7558191C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  --describe --group biz-alarm-consumer | tail -n +2'</w:t>
      </w:r>
    </w:p>
    <w:p w14:paraId="4FC82AAD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</w:p>
    <w:p w14:paraId="4D1A1114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 xml:space="preserve"># </w:t>
      </w:r>
      <w:r>
        <w:rPr>
          <w:rStyle w:val="HTML"/>
          <w:rFonts w:hint="eastAsia"/>
          <w:color w:val="222222"/>
        </w:rPr>
        <w:t>观测容器资源</w:t>
      </w:r>
    </w:p>
    <w:p w14:paraId="7C0E0B1F" w14:textId="77777777" w:rsidR="008D7DB7" w:rsidRDefault="008D7DB7">
      <w:pPr>
        <w:pStyle w:val="HTML0"/>
        <w:divId w:val="1162816012"/>
        <w:rPr>
          <w:rStyle w:val="HTML"/>
          <w:rFonts w:hint="eastAsia"/>
          <w:color w:val="222222"/>
        </w:rPr>
      </w:pPr>
      <w:r>
        <w:rPr>
          <w:rStyle w:val="HTML"/>
          <w:rFonts w:hint="eastAsia"/>
          <w:color w:val="222222"/>
        </w:rPr>
        <w:t>docker stats --no-stream --format 'table {{.Name}}\t{{.CPUPerc}}\t{{.MemUsage}}'</w:t>
      </w:r>
    </w:p>
    <w:p w14:paraId="41CDA2D1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执行口径说明（实测与设计的偏差，如实记录）</w:t>
      </w:r>
      <w:r>
        <w:rPr>
          <w:rFonts w:ascii="微软雅黑" w:eastAsia="微软雅黑" w:hAnsi="微软雅黑" w:hint="eastAsia"/>
          <w:color w:val="222222"/>
        </w:rPr>
        <w:t>：</w:t>
      </w:r>
    </w:p>
    <w:p w14:paraId="08EBFDD3" w14:textId="77777777" w:rsidR="008D7DB7" w:rsidRDefault="008D7DB7">
      <w:pPr>
        <w:numPr>
          <w:ilvl w:val="0"/>
          <w:numId w:val="3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PT003/PT004 </w:t>
      </w:r>
      <w:r>
        <w:rPr>
          <w:rFonts w:ascii="微软雅黑" w:eastAsia="微软雅黑" w:hAnsi="微软雅黑" w:hint="eastAsia"/>
          <w:color w:val="222222"/>
        </w:rPr>
        <w:t>压测时</w:t>
      </w:r>
      <w:r>
        <w:rPr>
          <w:rStyle w:val="a4"/>
          <w:rFonts w:ascii="微软雅黑" w:eastAsia="微软雅黑" w:hAnsi="微软雅黑" w:hint="eastAsia"/>
          <w:color w:val="222222"/>
        </w:rPr>
        <w:t>临时注释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b/>
          <w:bCs/>
          <w:color w:val="222222"/>
        </w:rPr>
        <w:t>limit_req</w:t>
      </w:r>
      <w:r>
        <w:rPr>
          <w:rFonts w:ascii="微软雅黑" w:eastAsia="微软雅黑" w:hAnsi="微软雅黑" w:hint="eastAsia"/>
          <w:color w:val="222222"/>
        </w:rPr>
        <w:t>（压测对象是后端与网关转发，而非限流器；限流由</w:t>
      </w:r>
      <w:r>
        <w:rPr>
          <w:rFonts w:ascii="微软雅黑" w:eastAsia="微软雅黑" w:hAnsi="微软雅黑" w:hint="eastAsia"/>
          <w:color w:val="222222"/>
        </w:rPr>
        <w:t xml:space="preserve"> PT006 </w:t>
      </w:r>
      <w:r>
        <w:rPr>
          <w:rFonts w:ascii="微软雅黑" w:eastAsia="微软雅黑" w:hAnsi="微软雅黑" w:hint="eastAsia"/>
          <w:color w:val="222222"/>
        </w:rPr>
        <w:t>单独验证），测后恢复并回归验证（</w:t>
      </w:r>
      <w:r>
        <w:rPr>
          <w:rFonts w:ascii="微软雅黑" w:eastAsia="微软雅黑" w:hAnsi="微软雅黑" w:hint="eastAsia"/>
          <w:color w:val="222222"/>
        </w:rPr>
        <w:t>PT006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200 </w:t>
      </w:r>
      <w:r>
        <w:rPr>
          <w:rFonts w:ascii="微软雅黑" w:eastAsia="微软雅黑" w:hAnsi="微软雅黑" w:hint="eastAsia"/>
          <w:color w:val="222222"/>
        </w:rPr>
        <w:t>并发突发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158</w:t>
      </w:r>
      <w:r>
        <w:rPr>
          <w:rFonts w:ascii="微软雅黑" w:eastAsia="微软雅黑" w:hAnsi="微软雅黑" w:hint="eastAsia"/>
          <w:color w:val="222222"/>
        </w:rPr>
        <w:t>×</w:t>
      </w:r>
      <w:r>
        <w:rPr>
          <w:rFonts w:ascii="微软雅黑" w:eastAsia="微软雅黑" w:hAnsi="微软雅黑" w:hint="eastAsia"/>
          <w:color w:val="222222"/>
        </w:rPr>
        <w:t>503 / 42</w:t>
      </w:r>
      <w:r>
        <w:rPr>
          <w:rFonts w:ascii="微软雅黑" w:eastAsia="微软雅黑" w:hAnsi="微软雅黑" w:hint="eastAsia"/>
          <w:color w:val="222222"/>
        </w:rPr>
        <w:t>×</w:t>
      </w:r>
      <w:r>
        <w:rPr>
          <w:rFonts w:ascii="微软雅黑" w:eastAsia="微软雅黑" w:hAnsi="微软雅黑" w:hint="eastAsia"/>
          <w:color w:val="222222"/>
        </w:rPr>
        <w:t>200</w:t>
      </w:r>
      <w:r>
        <w:rPr>
          <w:rFonts w:ascii="微软雅黑" w:eastAsia="微软雅黑" w:hAnsi="微软雅黑" w:hint="eastAsia"/>
          <w:color w:val="222222"/>
        </w:rPr>
        <w:t>）；</w:t>
      </w:r>
    </w:p>
    <w:p w14:paraId="60754F95" w14:textId="77777777" w:rsidR="008D7DB7" w:rsidRDefault="008D7DB7">
      <w:pPr>
        <w:numPr>
          <w:ilvl w:val="0"/>
          <w:numId w:val="3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PT001 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Fonts w:ascii="微软雅黑" w:eastAsia="微软雅黑" w:hAnsi="微软雅黑" w:hint="eastAsia"/>
          <w:color w:val="222222"/>
        </w:rPr>
        <w:t xml:space="preserve">"50 msg/s </w:t>
      </w:r>
      <w:r>
        <w:rPr>
          <w:rFonts w:ascii="微软雅黑" w:eastAsia="微软雅黑" w:hAnsi="微软雅黑" w:hint="eastAsia"/>
          <w:color w:val="222222"/>
        </w:rPr>
        <w:t>持续</w:t>
      </w:r>
      <w:r>
        <w:rPr>
          <w:rFonts w:ascii="微软雅黑" w:eastAsia="微软雅黑" w:hAnsi="微软雅黑" w:hint="eastAsia"/>
          <w:color w:val="222222"/>
        </w:rPr>
        <w:t xml:space="preserve"> 10 </w:t>
      </w:r>
      <w:r>
        <w:rPr>
          <w:rFonts w:ascii="微软雅黑" w:eastAsia="微软雅黑" w:hAnsi="微软雅黑" w:hint="eastAsia"/>
          <w:color w:val="222222"/>
        </w:rPr>
        <w:t>分钟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改为</w:t>
      </w:r>
      <w:r>
        <w:rPr>
          <w:rStyle w:val="a4"/>
          <w:rFonts w:ascii="微软雅黑" w:eastAsia="微软雅黑" w:hAnsi="微软雅黑" w:hint="eastAsia"/>
          <w:color w:val="222222"/>
        </w:rPr>
        <w:t>批量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500 </w:t>
      </w:r>
      <w:r>
        <w:rPr>
          <w:rStyle w:val="a4"/>
          <w:rFonts w:ascii="微软雅黑" w:eastAsia="微软雅黑" w:hAnsi="微软雅黑" w:hint="eastAsia"/>
          <w:color w:val="222222"/>
        </w:rPr>
        <w:t>条注入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+ 25 s </w:t>
      </w:r>
      <w:r>
        <w:rPr>
          <w:rStyle w:val="a4"/>
          <w:rFonts w:ascii="微软雅黑" w:eastAsia="微软雅黑" w:hAnsi="微软雅黑" w:hint="eastAsia"/>
          <w:color w:val="222222"/>
        </w:rPr>
        <w:t>排水计数</w:t>
      </w:r>
      <w:r>
        <w:rPr>
          <w:rFonts w:ascii="微软雅黑" w:eastAsia="微软雅黑" w:hAnsi="微软雅黑" w:hint="eastAsia"/>
          <w:color w:val="222222"/>
        </w:rPr>
        <w:t>（消息丢失判定用落库计数与</w:t>
      </w:r>
      <w:r>
        <w:rPr>
          <w:rFonts w:ascii="微软雅黑" w:eastAsia="微软雅黑" w:hAnsi="微软雅黑" w:hint="eastAsia"/>
          <w:color w:val="222222"/>
        </w:rPr>
        <w:t xml:space="preserve"> LAG </w:t>
      </w:r>
      <w:r>
        <w:rPr>
          <w:rFonts w:ascii="微软雅黑" w:eastAsia="微软雅黑" w:hAnsi="微软雅黑" w:hint="eastAsia"/>
          <w:color w:val="222222"/>
        </w:rPr>
        <w:t>回落，比持续打流更快收敛，且不压缩结论强度）；</w:t>
      </w:r>
      <w:r>
        <w:rPr>
          <w:rFonts w:ascii="微软雅黑" w:eastAsia="微软雅黑" w:hAnsi="微软雅黑" w:hint="eastAsia"/>
          <w:color w:val="222222"/>
        </w:rPr>
        <w:t xml:space="preserve">PT002 </w:t>
      </w:r>
      <w:r>
        <w:rPr>
          <w:rFonts w:ascii="微软雅黑" w:eastAsia="微软雅黑" w:hAnsi="微软雅黑" w:hint="eastAsia"/>
          <w:color w:val="222222"/>
        </w:rPr>
        <w:t>同口径批量</w:t>
      </w:r>
      <w:r>
        <w:rPr>
          <w:rFonts w:ascii="微软雅黑" w:eastAsia="微软雅黑" w:hAnsi="微软雅黑" w:hint="eastAsia"/>
          <w:color w:val="222222"/>
        </w:rPr>
        <w:t xml:space="preserve"> 100 </w:t>
      </w:r>
      <w:r>
        <w:rPr>
          <w:rFonts w:ascii="微软雅黑" w:eastAsia="微软雅黑" w:hAnsi="微软雅黑" w:hint="eastAsia"/>
          <w:color w:val="222222"/>
        </w:rPr>
        <w:t>条测端到端排水时延；</w:t>
      </w:r>
    </w:p>
    <w:p w14:paraId="0F7AEF5C" w14:textId="77777777" w:rsidR="008D7DB7" w:rsidRDefault="008D7DB7">
      <w:pPr>
        <w:numPr>
          <w:ilvl w:val="0"/>
          <w:numId w:val="3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PT007 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Fonts w:ascii="微软雅黑" w:eastAsia="微软雅黑" w:hAnsi="微软雅黑" w:hint="eastAsia"/>
          <w:color w:val="222222"/>
        </w:rPr>
        <w:t xml:space="preserve">"2 </w:t>
      </w:r>
      <w:r>
        <w:rPr>
          <w:rFonts w:ascii="微软雅黑" w:eastAsia="微软雅黑" w:hAnsi="微软雅黑" w:hint="eastAsia"/>
          <w:color w:val="222222"/>
        </w:rPr>
        <w:t>小时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×</w:t>
      </w:r>
      <w:r>
        <w:rPr>
          <w:rFonts w:ascii="微软雅黑" w:eastAsia="微软雅黑" w:hAnsi="微软雅黑" w:hint="eastAsia"/>
          <w:color w:val="222222"/>
        </w:rPr>
        <w:t xml:space="preserve"> 50 msg/s"</w:t>
      </w:r>
      <w:r>
        <w:rPr>
          <w:rStyle w:val="a4"/>
          <w:rFonts w:ascii="微软雅黑" w:eastAsia="微软雅黑" w:hAnsi="微软雅黑" w:hint="eastAsia"/>
          <w:color w:val="222222"/>
        </w:rPr>
        <w:t>压缩为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10 </w:t>
      </w:r>
      <w:r>
        <w:rPr>
          <w:rStyle w:val="a4"/>
          <w:rFonts w:ascii="微软雅黑" w:eastAsia="微软雅黑" w:hAnsi="微软雅黑" w:hint="eastAsia"/>
          <w:color w:val="222222"/>
        </w:rPr>
        <w:t>分钟采样</w:t>
      </w:r>
      <w:r>
        <w:rPr>
          <w:rFonts w:ascii="微软雅黑" w:eastAsia="微软雅黑" w:hAnsi="微软雅黑" w:hint="eastAsia"/>
          <w:color w:val="222222"/>
        </w:rPr>
        <w:t>（容器存活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数据持续增长检查）；持续负载能力由</w:t>
      </w:r>
      <w:r>
        <w:rPr>
          <w:rFonts w:ascii="微软雅黑" w:eastAsia="微软雅黑" w:hAnsi="微软雅黑" w:hint="eastAsia"/>
          <w:color w:val="222222"/>
        </w:rPr>
        <w:t xml:space="preserve"> PT001/PT002 </w:t>
      </w:r>
      <w:r>
        <w:rPr>
          <w:rFonts w:ascii="微软雅黑" w:eastAsia="微软雅黑" w:hAnsi="微软雅黑" w:hint="eastAsia"/>
          <w:color w:val="222222"/>
        </w:rPr>
        <w:t>批量注入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仿真</w:t>
      </w:r>
      <w:r>
        <w:rPr>
          <w:rFonts w:ascii="微软雅黑" w:eastAsia="微软雅黑" w:hAnsi="微软雅黑" w:hint="eastAsia"/>
          <w:color w:val="222222"/>
        </w:rPr>
        <w:t xml:space="preserve"> 2 msg/s </w:t>
      </w:r>
      <w:r>
        <w:rPr>
          <w:rFonts w:ascii="微软雅黑" w:eastAsia="微软雅黑" w:hAnsi="微软雅黑" w:hint="eastAsia"/>
          <w:color w:val="222222"/>
        </w:rPr>
        <w:t>基线覆盖；</w:t>
      </w:r>
    </w:p>
    <w:p w14:paraId="7A3D42EF" w14:textId="77777777" w:rsidR="008D7DB7" w:rsidRDefault="008D7DB7">
      <w:pPr>
        <w:numPr>
          <w:ilvl w:val="0"/>
          <w:numId w:val="33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PT003 </w:t>
      </w:r>
      <w:r>
        <w:rPr>
          <w:rFonts w:ascii="微软雅黑" w:eastAsia="微软雅黑" w:hAnsi="微软雅黑" w:hint="eastAsia"/>
          <w:color w:val="222222"/>
        </w:rPr>
        <w:t>首轮在限流开启下执行，</w:t>
      </w:r>
      <w:r>
        <w:rPr>
          <w:rFonts w:ascii="微软雅黑" w:eastAsia="微软雅黑" w:hAnsi="微软雅黑" w:hint="eastAsia"/>
          <w:color w:val="222222"/>
        </w:rPr>
        <w:t xml:space="preserve">78.4% </w:t>
      </w:r>
      <w:r>
        <w:rPr>
          <w:rFonts w:ascii="微软雅黑" w:eastAsia="微软雅黑" w:hAnsi="微软雅黑" w:hint="eastAsia"/>
          <w:color w:val="222222"/>
        </w:rPr>
        <w:t>请求被</w:t>
      </w:r>
      <w:r>
        <w:rPr>
          <w:rFonts w:ascii="微软雅黑" w:eastAsia="微软雅黑" w:hAnsi="微软雅黑" w:hint="eastAsia"/>
          <w:color w:val="222222"/>
        </w:rPr>
        <w:t xml:space="preserve"> 503 </w:t>
      </w:r>
      <w:r>
        <w:rPr>
          <w:rFonts w:ascii="微软雅黑" w:eastAsia="微软雅黑" w:hAnsi="微软雅黑" w:hint="eastAsia"/>
          <w:color w:val="222222"/>
        </w:rPr>
        <w:t>拒绝（限流器生效的副作用证据），正式成绩以限流关闭轮为准（</w:t>
      </w:r>
      <w:r>
        <w:rPr>
          <w:rFonts w:ascii="微软雅黑" w:eastAsia="微软雅黑" w:hAnsi="微软雅黑" w:hint="eastAsia"/>
          <w:color w:val="222222"/>
        </w:rPr>
        <w:t xml:space="preserve">2,988.7 rps / P95 28 ms / 0 </w:t>
      </w:r>
      <w:r>
        <w:rPr>
          <w:rFonts w:ascii="微软雅黑" w:eastAsia="微软雅黑" w:hAnsi="微软雅黑" w:hint="eastAsia"/>
          <w:color w:val="222222"/>
        </w:rPr>
        <w:t>错误，</w:t>
      </w:r>
      <w:r>
        <w:rPr>
          <w:rFonts w:ascii="微软雅黑" w:eastAsia="微软雅黑" w:hAnsi="微软雅黑" w:hint="eastAsia"/>
          <w:color w:val="222222"/>
        </w:rPr>
        <w:t>JTL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test/jmeter/result-pt003-10k.jtl</w:t>
      </w:r>
      <w:r>
        <w:rPr>
          <w:rFonts w:ascii="微软雅黑" w:eastAsia="微软雅黑" w:hAnsi="微软雅黑" w:hint="eastAsia"/>
          <w:color w:val="222222"/>
        </w:rPr>
        <w:t>）。</w:t>
      </w:r>
    </w:p>
    <w:p w14:paraId="1B3DB29A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6.6 </w:t>
      </w:r>
      <w:r>
        <w:rPr>
          <w:rFonts w:ascii="微软雅黑" w:eastAsia="微软雅黑" w:hAnsi="微软雅黑" w:hint="eastAsia"/>
          <w:color w:val="222222"/>
        </w:rPr>
        <w:t>测试结果分析</w:t>
      </w:r>
    </w:p>
    <w:p w14:paraId="28F98774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6.6.1 </w:t>
      </w:r>
      <w:r>
        <w:rPr>
          <w:rFonts w:ascii="微软雅黑" w:eastAsia="微软雅黑" w:hAnsi="微软雅黑" w:hint="eastAsia"/>
          <w:color w:val="222222"/>
        </w:rPr>
        <w:t>结果汇总（表</w:t>
      </w:r>
      <w:r>
        <w:rPr>
          <w:rFonts w:ascii="微软雅黑" w:eastAsia="微软雅黑" w:hAnsi="微软雅黑" w:hint="eastAsia"/>
          <w:color w:val="222222"/>
        </w:rPr>
        <w:t xml:space="preserve"> 6-7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6"/>
        <w:gridCol w:w="656"/>
        <w:gridCol w:w="557"/>
        <w:gridCol w:w="639"/>
        <w:gridCol w:w="1550"/>
        <w:gridCol w:w="1882"/>
      </w:tblGrid>
      <w:tr w:rsidR="00000000" w14:paraId="666766A8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CE27E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lastRenderedPageBreak/>
              <w:t>用例组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DCF28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用例数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50EE5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D3B25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不通过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6E1C7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未实现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47893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通过率</w:t>
            </w:r>
          </w:p>
        </w:tc>
      </w:tr>
      <w:tr w:rsidR="00000000" w14:paraId="7BC8A56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DA21E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功能测试（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TC001~TC034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53AA2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B48BF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695F4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7A53D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EF061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100%</w:t>
            </w:r>
          </w:p>
        </w:tc>
      </w:tr>
      <w:tr w:rsidR="00000000" w14:paraId="2412C9B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7E111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接口测试（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IT001~IT015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63AEC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35AE7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72C35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BD2F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IT001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设计差异）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D08F3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93.3%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（已实现范围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100%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4B2DB43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D0FC5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接口测试复跑（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+IT009b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S90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6DA2C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0A417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7F8E7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8A13E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IT001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设计差异）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2930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93.8%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（已实现范围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100%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5B223E9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68549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性能测试（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PT001~PT007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81E2D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E7747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6B114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83B9A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75E6C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100%</w:t>
            </w:r>
          </w:p>
        </w:tc>
      </w:tr>
      <w:tr w:rsidR="00000000" w14:paraId="6935D956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C84E2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性能补测（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PT008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多设备并发上报，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S86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6BB89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96359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E9240B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CA618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0D8F0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100%</w:t>
            </w:r>
          </w:p>
        </w:tc>
      </w:tr>
      <w:tr w:rsidR="00000000" w14:paraId="419B71E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DF9C9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权限认证功能（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TC035~TC036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S88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866F3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64A90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B65A6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B6CC8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D0355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100%</w:t>
            </w:r>
          </w:p>
        </w:tc>
      </w:tr>
      <w:tr w:rsidR="00000000" w14:paraId="4439CB3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6E355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权限认证接口（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IT016~IT018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S88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02075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DFF37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8CD14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46A7C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A0571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100%</w:t>
            </w:r>
          </w:p>
        </w:tc>
      </w:tr>
      <w:tr w:rsidR="00000000" w14:paraId="7FC4584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370B1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异常语义功能（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TC037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S89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B0B3E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F2F3F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855FF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BF1A2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5A8C4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100%</w:t>
            </w:r>
          </w:p>
        </w:tc>
      </w:tr>
      <w:tr w:rsidR="00000000" w14:paraId="2C15602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7BAFE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单元测试（后端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14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S77/S89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18F4F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7B31E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353F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CE5B3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8F008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100%</w:t>
            </w:r>
          </w:p>
        </w:tc>
      </w:tr>
    </w:tbl>
    <w:p w14:paraId="4B161806" w14:textId="77777777" w:rsidR="008D7DB7" w:rsidRDefault="008D7DB7">
      <w:pPr>
        <w:pStyle w:val="a3"/>
        <w:shd w:val="clear" w:color="auto" w:fill="FAFAFA"/>
        <w:divId w:val="386296109"/>
        <w:rPr>
          <w:rFonts w:ascii="微软雅黑" w:eastAsia="微软雅黑" w:hAnsi="微软雅黑" w:hint="eastAsia"/>
          <w:color w:val="555555"/>
        </w:rPr>
      </w:pPr>
      <w:r>
        <w:rPr>
          <w:rFonts w:ascii="微软雅黑" w:eastAsia="微软雅黑" w:hAnsi="微软雅黑" w:hint="eastAsia"/>
          <w:color w:val="555555"/>
        </w:rPr>
        <w:t>唯一未实现项</w:t>
      </w:r>
      <w:r>
        <w:rPr>
          <w:rFonts w:ascii="微软雅黑" w:eastAsia="微软雅黑" w:hAnsi="微软雅黑" w:hint="eastAsia"/>
          <w:color w:val="555555"/>
        </w:rPr>
        <w:t xml:space="preserve"> IT001 </w:t>
      </w:r>
      <w:r>
        <w:rPr>
          <w:rFonts w:ascii="微软雅黑" w:eastAsia="微软雅黑" w:hAnsi="微软雅黑" w:hint="eastAsia"/>
          <w:color w:val="555555"/>
        </w:rPr>
        <w:t>为设计差异（设备注册由心跳</w:t>
      </w:r>
      <w:r>
        <w:rPr>
          <w:rFonts w:ascii="微软雅黑" w:eastAsia="微软雅黑" w:hAnsi="微软雅黑" w:hint="eastAsia"/>
          <w:color w:val="555555"/>
        </w:rPr>
        <w:t xml:space="preserve"> upsert </w:t>
      </w:r>
      <w:r>
        <w:rPr>
          <w:rFonts w:ascii="微软雅黑" w:eastAsia="微软雅黑" w:hAnsi="微软雅黑" w:hint="eastAsia"/>
          <w:color w:val="555555"/>
        </w:rPr>
        <w:t>驱动，无独立注册端点，已登记</w:t>
      </w:r>
      <w:r>
        <w:rPr>
          <w:rFonts w:ascii="微软雅黑" w:eastAsia="微软雅黑" w:hAnsi="微软雅黑" w:hint="eastAsia"/>
          <w:color w:val="555555"/>
        </w:rPr>
        <w:t xml:space="preserve"> BUG-002</w:t>
      </w:r>
      <w:r>
        <w:rPr>
          <w:rFonts w:ascii="微软雅黑" w:eastAsia="微软雅黑" w:hAnsi="微软雅黑" w:hint="eastAsia"/>
          <w:color w:val="555555"/>
        </w:rPr>
        <w:t>）。</w:t>
      </w:r>
      <w:r>
        <w:rPr>
          <w:rFonts w:ascii="微软雅黑" w:eastAsia="微软雅黑" w:hAnsi="微软雅黑" w:hint="eastAsia"/>
          <w:color w:val="555555"/>
        </w:rPr>
        <w:t xml:space="preserve">v0.6 </w:t>
      </w:r>
      <w:r>
        <w:rPr>
          <w:rFonts w:ascii="微软雅黑" w:eastAsia="微软雅黑" w:hAnsi="微软雅黑" w:hint="eastAsia"/>
          <w:color w:val="555555"/>
        </w:rPr>
        <w:t>迭代将</w:t>
      </w:r>
      <w:r>
        <w:rPr>
          <w:rFonts w:ascii="微软雅黑" w:eastAsia="微软雅黑" w:hAnsi="微软雅黑" w:hint="eastAsia"/>
          <w:color w:val="555555"/>
        </w:rPr>
        <w:t xml:space="preserve"> S50 </w:t>
      </w:r>
      <w:r>
        <w:rPr>
          <w:rFonts w:ascii="微软雅黑" w:eastAsia="微软雅黑" w:hAnsi="微软雅黑" w:hint="eastAsia"/>
          <w:color w:val="555555"/>
        </w:rPr>
        <w:t>登记的两项遗留（</w:t>
      </w:r>
      <w:r>
        <w:rPr>
          <w:rFonts w:ascii="微软雅黑" w:eastAsia="微软雅黑" w:hAnsi="微软雅黑" w:hint="eastAsia"/>
          <w:color w:val="555555"/>
        </w:rPr>
        <w:t xml:space="preserve">BUG-003 </w:t>
      </w:r>
      <w:r>
        <w:rPr>
          <w:rFonts w:ascii="微软雅黑" w:eastAsia="微软雅黑" w:hAnsi="微软雅黑" w:hint="eastAsia"/>
          <w:color w:val="555555"/>
        </w:rPr>
        <w:t>复核派单、</w:t>
      </w:r>
      <w:r>
        <w:rPr>
          <w:rFonts w:ascii="微软雅黑" w:eastAsia="微软雅黑" w:hAnsi="微软雅黑" w:hint="eastAsia"/>
          <w:color w:val="555555"/>
        </w:rPr>
        <w:t xml:space="preserve">BUG-004 ik </w:t>
      </w:r>
      <w:r>
        <w:rPr>
          <w:rFonts w:ascii="微软雅黑" w:eastAsia="微软雅黑" w:hAnsi="微软雅黑" w:hint="eastAsia"/>
          <w:color w:val="555555"/>
        </w:rPr>
        <w:t>分词）全部实现并回归通过；</w:t>
      </w:r>
      <w:r>
        <w:rPr>
          <w:rStyle w:val="a4"/>
          <w:rFonts w:ascii="微软雅黑" w:eastAsia="微软雅黑" w:hAnsi="微软雅黑" w:hint="eastAsia"/>
          <w:color w:val="555555"/>
        </w:rPr>
        <w:t xml:space="preserve">S88 </w:t>
      </w:r>
      <w:r>
        <w:rPr>
          <w:rStyle w:val="a4"/>
          <w:rFonts w:ascii="微软雅黑" w:eastAsia="微软雅黑" w:hAnsi="微软雅黑" w:hint="eastAsia"/>
          <w:color w:val="555555"/>
        </w:rPr>
        <w:t>落地</w:t>
      </w:r>
      <w:r>
        <w:rPr>
          <w:rStyle w:val="a4"/>
          <w:rFonts w:ascii="微软雅黑" w:eastAsia="微软雅黑" w:hAnsi="微软雅黑" w:hint="eastAsia"/>
          <w:color w:val="555555"/>
        </w:rPr>
        <w:t xml:space="preserve"> FR-5.7 </w:t>
      </w:r>
      <w:r>
        <w:rPr>
          <w:rStyle w:val="a4"/>
          <w:rFonts w:ascii="微软雅黑" w:eastAsia="微软雅黑" w:hAnsi="微软雅黑" w:hint="eastAsia"/>
          <w:color w:val="555555"/>
        </w:rPr>
        <w:t>简易权限认证（新增</w:t>
      </w:r>
      <w:r>
        <w:rPr>
          <w:rStyle w:val="a4"/>
          <w:rFonts w:ascii="微软雅黑" w:eastAsia="微软雅黑" w:hAnsi="微软雅黑" w:hint="eastAsia"/>
          <w:color w:val="555555"/>
        </w:rPr>
        <w:t xml:space="preserve"> 5 </w:t>
      </w:r>
      <w:r>
        <w:rPr>
          <w:rStyle w:val="a4"/>
          <w:rFonts w:ascii="微软雅黑" w:eastAsia="微软雅黑" w:hAnsi="微软雅黑" w:hint="eastAsia"/>
          <w:color w:val="555555"/>
        </w:rPr>
        <w:t>例断言全过：</w:t>
      </w:r>
      <w:r>
        <w:rPr>
          <w:rStyle w:val="a4"/>
          <w:rFonts w:ascii="微软雅黑" w:eastAsia="微软雅黑" w:hAnsi="微软雅黑" w:hint="eastAsia"/>
          <w:color w:val="555555"/>
        </w:rPr>
        <w:t>TC035/TC036</w:t>
      </w:r>
      <w:r>
        <w:rPr>
          <w:rStyle w:val="a4"/>
          <w:rFonts w:ascii="微软雅黑" w:eastAsia="微软雅黑" w:hAnsi="微软雅黑" w:hint="eastAsia"/>
          <w:color w:val="555555"/>
        </w:rPr>
        <w:t>、</w:t>
      </w:r>
      <w:r>
        <w:rPr>
          <w:rStyle w:val="a4"/>
          <w:rFonts w:ascii="微软雅黑" w:eastAsia="微软雅黑" w:hAnsi="微软雅黑" w:hint="eastAsia"/>
          <w:color w:val="555555"/>
        </w:rPr>
        <w:t>IT016~IT018</w:t>
      </w:r>
      <w:r>
        <w:rPr>
          <w:rStyle w:val="a4"/>
          <w:rFonts w:ascii="微软雅黑" w:eastAsia="微软雅黑" w:hAnsi="微软雅黑" w:hint="eastAsia"/>
          <w:color w:val="555555"/>
        </w:rPr>
        <w:t>）</w:t>
      </w:r>
      <w:r>
        <w:rPr>
          <w:rFonts w:ascii="微软雅黑" w:eastAsia="微软雅黑" w:hAnsi="微软雅黑" w:hint="eastAsia"/>
          <w:color w:val="555555"/>
        </w:rPr>
        <w:t>；不通过数全程为</w:t>
      </w:r>
      <w:r>
        <w:rPr>
          <w:rFonts w:ascii="微软雅黑" w:eastAsia="微软雅黑" w:hAnsi="微软雅黑" w:hint="eastAsia"/>
          <w:color w:val="555555"/>
        </w:rPr>
        <w:t xml:space="preserve"> 0</w:t>
      </w:r>
      <w:r>
        <w:rPr>
          <w:rFonts w:ascii="微软雅黑" w:eastAsia="微软雅黑" w:hAnsi="微软雅黑" w:hint="eastAsia"/>
          <w:color w:val="555555"/>
        </w:rPr>
        <w:t>。</w:t>
      </w:r>
    </w:p>
    <w:p w14:paraId="29A47AF1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 xml:space="preserve">6.6.2 </w:t>
      </w:r>
      <w:r>
        <w:rPr>
          <w:rFonts w:ascii="微软雅黑" w:eastAsia="微软雅黑" w:hAnsi="微软雅黑" w:hint="eastAsia"/>
          <w:color w:val="222222"/>
        </w:rPr>
        <w:t>性能指标实测（表</w:t>
      </w:r>
      <w:r>
        <w:rPr>
          <w:rFonts w:ascii="微软雅黑" w:eastAsia="微软雅黑" w:hAnsi="微软雅黑" w:hint="eastAsia"/>
          <w:color w:val="222222"/>
        </w:rPr>
        <w:t xml:space="preserve"> 6-8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094"/>
        <w:gridCol w:w="4328"/>
        <w:gridCol w:w="1119"/>
      </w:tblGrid>
      <w:tr w:rsidR="00000000" w14:paraId="12BCEEFD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0D447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079B8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目标值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E6B39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实测值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851D2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结论</w:t>
            </w:r>
          </w:p>
        </w:tc>
      </w:tr>
      <w:tr w:rsidR="00000000" w14:paraId="4C163D2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52916C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遥测端到端时延（单批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条排水）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5AE8D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P95 &lt; 1.5 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A279C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3,228 ms/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批（均摊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32 ms/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25ED8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达标</w:t>
            </w:r>
          </w:p>
        </w:tc>
      </w:tr>
      <w:tr w:rsidR="00000000" w14:paraId="5AAFB82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C356E6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检索接口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P95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10k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告警数据）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D8CF0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&lt; 500 ms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08A9A6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28 ms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051517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达标（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17.8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裕量）</w:t>
            </w:r>
          </w:p>
        </w:tc>
      </w:tr>
      <w:tr w:rsidR="00000000" w14:paraId="28648FC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23842D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检索接口吞吐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687B4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4D6E5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2,988.7 rps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50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线程，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错误）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8DDD0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达标</w:t>
            </w:r>
          </w:p>
        </w:tc>
      </w:tr>
      <w:tr w:rsidR="00000000" w14:paraId="459DDBC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ECE7B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持续上报能力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830FB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 msg/s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零丢失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FE689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4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台设备并发上报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 msg/s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3,000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条）零丢失、排水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13.7 s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PT008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；批量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条注入增量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+556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（含同期自然上报），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LAG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回落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007BE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达标</w:t>
            </w:r>
          </w:p>
        </w:tc>
      </w:tr>
      <w:tr w:rsidR="00000000" w14:paraId="047E600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0453C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网关吞吐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0DE86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 QPS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198C63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2,632.3 rps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线程，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错误）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F8812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达标（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裕量）</w:t>
            </w:r>
          </w:p>
        </w:tc>
      </w:tr>
      <w:tr w:rsidR="00000000" w14:paraId="28B2521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359C6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消息丢失数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BD919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87A2B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PT001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计数、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TC017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重启续消费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10/10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7A94F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达标</w:t>
            </w:r>
          </w:p>
        </w:tc>
      </w:tr>
      <w:tr w:rsidR="00000000" w14:paraId="3372581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C047F1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记录数偏差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8C98C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CDFB1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TC026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收敛一致：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10,171=10,171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topType 1,846=1,846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025567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达标</w:t>
            </w:r>
          </w:p>
        </w:tc>
      </w:tr>
    </w:tbl>
    <w:p w14:paraId="44AB1E50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6.6.3 </w:t>
      </w:r>
      <w:r>
        <w:rPr>
          <w:rFonts w:ascii="微软雅黑" w:eastAsia="微软雅黑" w:hAnsi="微软雅黑" w:hint="eastAsia"/>
          <w:color w:val="222222"/>
        </w:rPr>
        <w:t>结果分析（四问）</w:t>
      </w:r>
    </w:p>
    <w:p w14:paraId="73B6B9C0" w14:textId="77777777" w:rsidR="008D7DB7" w:rsidRDefault="008D7DB7">
      <w:pPr>
        <w:numPr>
          <w:ilvl w:val="0"/>
          <w:numId w:val="3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是否达标</w:t>
      </w:r>
      <w:r>
        <w:rPr>
          <w:rFonts w:ascii="微软雅黑" w:eastAsia="微软雅黑" w:hAnsi="微软雅黑" w:hint="eastAsia"/>
          <w:color w:val="222222"/>
        </w:rPr>
        <w:t>：表</w:t>
      </w:r>
      <w:r>
        <w:rPr>
          <w:rFonts w:ascii="微软雅黑" w:eastAsia="微软雅黑" w:hAnsi="微软雅黑" w:hint="eastAsia"/>
          <w:color w:val="222222"/>
        </w:rPr>
        <w:t xml:space="preserve"> 6-8 </w:t>
      </w:r>
      <w:r>
        <w:rPr>
          <w:rFonts w:ascii="微软雅黑" w:eastAsia="微软雅黑" w:hAnsi="微软雅黑" w:hint="eastAsia"/>
          <w:color w:val="222222"/>
        </w:rPr>
        <w:t>七项指标全部达标，且关键指标裕量显著（检索</w:t>
      </w:r>
      <w:r>
        <w:rPr>
          <w:rFonts w:ascii="微软雅黑" w:eastAsia="微软雅黑" w:hAnsi="微软雅黑" w:hint="eastAsia"/>
          <w:color w:val="222222"/>
        </w:rPr>
        <w:t xml:space="preserve"> P95 </w:t>
      </w:r>
      <w:r>
        <w:rPr>
          <w:rFonts w:ascii="微软雅黑" w:eastAsia="微软雅黑" w:hAnsi="微软雅黑" w:hint="eastAsia"/>
          <w:color w:val="222222"/>
        </w:rPr>
        <w:t>仅为目标值的</w:t>
      </w:r>
      <w:r>
        <w:rPr>
          <w:rFonts w:ascii="微软雅黑" w:eastAsia="微软雅黑" w:hAnsi="微软雅黑" w:hint="eastAsia"/>
          <w:color w:val="222222"/>
        </w:rPr>
        <w:t xml:space="preserve"> 5.6%</w:t>
      </w:r>
      <w:r>
        <w:rPr>
          <w:rFonts w:ascii="微软雅黑" w:eastAsia="微软雅黑" w:hAnsi="微软雅黑" w:hint="eastAsia"/>
          <w:color w:val="222222"/>
        </w:rPr>
        <w:t>、网关吞吐为目标值的</w:t>
      </w:r>
      <w:r>
        <w:rPr>
          <w:rFonts w:ascii="微软雅黑" w:eastAsia="微软雅黑" w:hAnsi="微软雅黑" w:hint="eastAsia"/>
          <w:color w:val="222222"/>
        </w:rPr>
        <w:t xml:space="preserve"> 13 </w:t>
      </w:r>
      <w:r>
        <w:rPr>
          <w:rFonts w:ascii="微软雅黑" w:eastAsia="微软雅黑" w:hAnsi="微软雅黑" w:hint="eastAsia"/>
          <w:color w:val="222222"/>
        </w:rPr>
        <w:t>倍）。功能测试</w:t>
      </w:r>
      <w:r>
        <w:rPr>
          <w:rFonts w:ascii="微软雅黑" w:eastAsia="微软雅黑" w:hAnsi="微软雅黑" w:hint="eastAsia"/>
          <w:color w:val="222222"/>
        </w:rPr>
        <w:t xml:space="preserve"> 34/34 </w:t>
      </w:r>
      <w:r>
        <w:rPr>
          <w:rFonts w:ascii="微软雅黑" w:eastAsia="微软雅黑" w:hAnsi="微软雅黑" w:hint="eastAsia"/>
          <w:color w:val="222222"/>
        </w:rPr>
        <w:t>通过、</w:t>
      </w:r>
      <w:r>
        <w:rPr>
          <w:rFonts w:ascii="微软雅黑" w:eastAsia="微软雅黑" w:hAnsi="微软雅黑" w:hint="eastAsia"/>
          <w:color w:val="222222"/>
        </w:rPr>
        <w:t xml:space="preserve">0 </w:t>
      </w:r>
      <w:r>
        <w:rPr>
          <w:rFonts w:ascii="微软雅黑" w:eastAsia="微软雅黑" w:hAnsi="微软雅黑" w:hint="eastAsia"/>
          <w:color w:val="222222"/>
        </w:rPr>
        <w:t>失败；接口测试</w:t>
      </w:r>
      <w:r>
        <w:rPr>
          <w:rFonts w:ascii="微软雅黑" w:eastAsia="微软雅黑" w:hAnsi="微软雅黑" w:hint="eastAsia"/>
          <w:color w:val="222222"/>
        </w:rPr>
        <w:t xml:space="preserve"> 14/15 </w:t>
      </w:r>
      <w:r>
        <w:rPr>
          <w:rFonts w:ascii="微软雅黑" w:eastAsia="微软雅黑" w:hAnsi="微软雅黑" w:hint="eastAsia"/>
          <w:color w:val="222222"/>
        </w:rPr>
        <w:t>通过、</w:t>
      </w:r>
      <w:r>
        <w:rPr>
          <w:rFonts w:ascii="微软雅黑" w:eastAsia="微软雅黑" w:hAnsi="微软雅黑" w:hint="eastAsia"/>
          <w:color w:val="222222"/>
        </w:rPr>
        <w:t xml:space="preserve">0 </w:t>
      </w:r>
      <w:r>
        <w:rPr>
          <w:rFonts w:ascii="微软雅黑" w:eastAsia="微软雅黑" w:hAnsi="微软雅黑" w:hint="eastAsia"/>
          <w:color w:val="222222"/>
        </w:rPr>
        <w:t>失败（</w:t>
      </w:r>
      <w:r>
        <w:rPr>
          <w:rFonts w:ascii="微软雅黑" w:eastAsia="微软雅黑" w:hAnsi="微软雅黑" w:hint="eastAsia"/>
          <w:color w:val="222222"/>
        </w:rPr>
        <w:t xml:space="preserve">IT001 </w:t>
      </w:r>
      <w:r>
        <w:rPr>
          <w:rFonts w:ascii="微软雅黑" w:eastAsia="微软雅黑" w:hAnsi="微软雅黑" w:hint="eastAsia"/>
          <w:color w:val="222222"/>
        </w:rPr>
        <w:t>为设计差异）。不通过数全程为</w:t>
      </w:r>
      <w:r>
        <w:rPr>
          <w:rFonts w:ascii="微软雅黑" w:eastAsia="微软雅黑" w:hAnsi="微软雅黑" w:hint="eastAsia"/>
          <w:color w:val="222222"/>
        </w:rPr>
        <w:t xml:space="preserve"> 0</w:t>
      </w:r>
      <w:r>
        <w:rPr>
          <w:rFonts w:ascii="微软雅黑" w:eastAsia="微软雅黑" w:hAnsi="微软雅黑" w:hint="eastAsia"/>
          <w:color w:val="222222"/>
        </w:rPr>
        <w:t>。</w:t>
      </w:r>
    </w:p>
    <w:p w14:paraId="44010106" w14:textId="77777777" w:rsidR="008D7DB7" w:rsidRDefault="008D7DB7">
      <w:pPr>
        <w:numPr>
          <w:ilvl w:val="0"/>
          <w:numId w:val="3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lastRenderedPageBreak/>
        <w:t>瓶颈在哪一层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PT004 </w:t>
      </w:r>
      <w:r>
        <w:rPr>
          <w:rFonts w:ascii="微软雅黑" w:eastAsia="微软雅黑" w:hAnsi="微软雅黑" w:hint="eastAsia"/>
          <w:color w:val="222222"/>
        </w:rPr>
        <w:t>首测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/api/devices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平均</w:t>
      </w:r>
      <w:r>
        <w:rPr>
          <w:rFonts w:ascii="微软雅黑" w:eastAsia="微软雅黑" w:hAnsi="微软雅黑" w:hint="eastAsia"/>
          <w:color w:val="222222"/>
        </w:rPr>
        <w:t xml:space="preserve"> 888 ms</w:t>
      </w:r>
      <w:r>
        <w:rPr>
          <w:rFonts w:ascii="微软雅黑" w:eastAsia="微软雅黑" w:hAnsi="微软雅黑" w:hint="eastAsia"/>
          <w:color w:val="222222"/>
        </w:rPr>
        <w:t>。分层排除过程——</w:t>
      </w:r>
      <w:r>
        <w:rPr>
          <w:rFonts w:ascii="微软雅黑" w:eastAsia="微软雅黑" w:hAnsi="微软雅黑" w:hint="eastAsia"/>
          <w:color w:val="222222"/>
        </w:rPr>
        <w:t xml:space="preserve">Nginx </w:t>
      </w:r>
      <w:r>
        <w:rPr>
          <w:rFonts w:ascii="微软雅黑" w:eastAsia="微软雅黑" w:hAnsi="微软雅黑" w:hint="eastAsia"/>
          <w:color w:val="222222"/>
        </w:rPr>
        <w:t>层排除（直连后端同样慢、无</w:t>
      </w:r>
      <w:r>
        <w:rPr>
          <w:rFonts w:ascii="微软雅黑" w:eastAsia="微软雅黑" w:hAnsi="微软雅黑" w:hint="eastAsia"/>
          <w:color w:val="222222"/>
        </w:rPr>
        <w:t xml:space="preserve"> 502</w:t>
      </w:r>
      <w:r>
        <w:rPr>
          <w:rFonts w:ascii="微软雅黑" w:eastAsia="微软雅黑" w:hAnsi="微软雅黑" w:hint="eastAsia"/>
          <w:color w:val="222222"/>
        </w:rPr>
        <w:t>）；后端</w:t>
      </w:r>
      <w:r>
        <w:rPr>
          <w:rFonts w:ascii="微软雅黑" w:eastAsia="微软雅黑" w:hAnsi="微软雅黑" w:hint="eastAsia"/>
          <w:color w:val="222222"/>
        </w:rPr>
        <w:t xml:space="preserve"> CPU </w:t>
      </w:r>
      <w:r>
        <w:rPr>
          <w:rFonts w:ascii="微软雅黑" w:eastAsia="微软雅黑" w:hAnsi="微软雅黑" w:hint="eastAsia"/>
          <w:color w:val="222222"/>
        </w:rPr>
        <w:t>排除（压测期间占用正常）；最终定位</w:t>
      </w:r>
      <w:r>
        <w:rPr>
          <w:rFonts w:ascii="微软雅黑" w:eastAsia="微软雅黑" w:hAnsi="微软雅黑" w:hint="eastAsia"/>
          <w:color w:val="222222"/>
        </w:rPr>
        <w:t xml:space="preserve"> MongoDB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Style w:val="HTML"/>
          <w:rFonts w:hint="eastAsia"/>
          <w:color w:val="222222"/>
        </w:rPr>
        <w:t>device_status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集合</w:t>
      </w:r>
      <w:r>
        <w:rPr>
          <w:rFonts w:ascii="微软雅黑" w:eastAsia="微软雅黑" w:hAnsi="微软雅黑" w:hint="eastAsia"/>
          <w:color w:val="222222"/>
        </w:rPr>
        <w:t xml:space="preserve"> 47,000+ </w:t>
      </w:r>
      <w:r>
        <w:rPr>
          <w:rFonts w:ascii="微软雅黑" w:eastAsia="微软雅黑" w:hAnsi="微软雅黑" w:hint="eastAsia"/>
          <w:color w:val="222222"/>
        </w:rPr>
        <w:t>文档上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findOne(deviceId, sort ts desc)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无任何索引，每次请求做集合扫描</w:t>
      </w:r>
      <w:r>
        <w:rPr>
          <w:rFonts w:ascii="微软雅黑" w:eastAsia="微软雅黑" w:hAnsi="微软雅黑" w:hint="eastAsia"/>
          <w:color w:val="222222"/>
        </w:rPr>
        <w:t xml:space="preserve"> + </w:t>
      </w:r>
      <w:r>
        <w:rPr>
          <w:rFonts w:ascii="微软雅黑" w:eastAsia="微软雅黑" w:hAnsi="微软雅黑" w:hint="eastAsia"/>
          <w:color w:val="222222"/>
        </w:rPr>
        <w:t>内存排序。期间一次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想当然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的优化（单次聚合替代</w:t>
      </w:r>
      <w:r>
        <w:rPr>
          <w:rFonts w:ascii="微软雅黑" w:eastAsia="微软雅黑" w:hAnsi="微软雅黑" w:hint="eastAsia"/>
          <w:color w:val="222222"/>
        </w:rPr>
        <w:t xml:space="preserve"> N+1</w:t>
      </w:r>
      <w:r>
        <w:rPr>
          <w:rFonts w:ascii="微软雅黑" w:eastAsia="微软雅黑" w:hAnsi="微软雅黑" w:hint="eastAsia"/>
          <w:color w:val="222222"/>
        </w:rPr>
        <w:t>）实测反而劣化至</w:t>
      </w:r>
      <w:r>
        <w:rPr>
          <w:rFonts w:ascii="微软雅黑" w:eastAsia="微软雅黑" w:hAnsi="微软雅黑" w:hint="eastAsia"/>
          <w:color w:val="222222"/>
        </w:rPr>
        <w:t xml:space="preserve"> 1,229 ms</w:t>
      </w:r>
      <w:r>
        <w:rPr>
          <w:rFonts w:ascii="微软雅黑" w:eastAsia="微软雅黑" w:hAnsi="微软雅黑" w:hint="eastAsia"/>
          <w:color w:val="222222"/>
        </w:rPr>
        <w:t>（聚合需全集合排序），被数据驳回后回退。根因是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auto-index-creation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未开启，导致设计内</w:t>
      </w:r>
      <w:r>
        <w:rPr>
          <w:rFonts w:ascii="微软雅黑" w:eastAsia="微软雅黑" w:hAnsi="微软雅黑" w:hint="eastAsia"/>
          <w:color w:val="222222"/>
        </w:rPr>
        <w:t xml:space="preserve"> O-5 </w:t>
      </w:r>
      <w:r>
        <w:rPr>
          <w:rFonts w:ascii="微软雅黑" w:eastAsia="微软雅黑" w:hAnsi="微软雅黑" w:hint="eastAsia"/>
          <w:color w:val="222222"/>
        </w:rPr>
        <w:t>的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@Indexed</w:t>
      </w:r>
      <w:r>
        <w:rPr>
          <w:rFonts w:ascii="微软雅黑" w:eastAsia="微软雅黑" w:hAnsi="微软雅黑" w:hint="eastAsia"/>
          <w:color w:val="222222"/>
        </w:rPr>
        <w:t>（含</w:t>
      </w:r>
      <w:r>
        <w:rPr>
          <w:rFonts w:ascii="微软雅黑" w:eastAsia="微软雅黑" w:hAnsi="微软雅黑" w:hint="eastAsia"/>
          <w:color w:val="222222"/>
        </w:rPr>
        <w:t xml:space="preserve"> TTL</w:t>
      </w:r>
      <w:r>
        <w:rPr>
          <w:rFonts w:ascii="微软雅黑" w:eastAsia="微软雅黑" w:hAnsi="微软雅黑" w:hint="eastAsia"/>
          <w:color w:val="222222"/>
        </w:rPr>
        <w:t>）从未落地——这是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设计写了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系统有了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的典型案例，</w:t>
      </w:r>
      <w:r>
        <w:rPr>
          <w:rFonts w:ascii="微软雅黑" w:eastAsia="微软雅黑" w:hAnsi="微软雅黑" w:hint="eastAsia"/>
          <w:color w:val="222222"/>
        </w:rPr>
        <w:t xml:space="preserve">10,000 </w:t>
      </w:r>
      <w:r>
        <w:rPr>
          <w:rFonts w:ascii="微软雅黑" w:eastAsia="微软雅黑" w:hAnsi="微软雅黑" w:hint="eastAsia"/>
          <w:color w:val="222222"/>
        </w:rPr>
        <w:t>条规模的测试数据准备在此处兑现了</w:t>
      </w:r>
      <w:r>
        <w:rPr>
          <w:rFonts w:ascii="微软雅黑" w:eastAsia="微软雅黑" w:hAnsi="微软雅黑" w:hint="eastAsia"/>
          <w:color w:val="222222"/>
        </w:rPr>
        <w:t xml:space="preserve"> 6.1.1"</w:t>
      </w:r>
      <w:r>
        <w:rPr>
          <w:rFonts w:ascii="微软雅黑" w:eastAsia="微软雅黑" w:hAnsi="微软雅黑" w:hint="eastAsia"/>
          <w:color w:val="222222"/>
        </w:rPr>
        <w:t>数据过少结论无意义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的警告（</w:t>
      </w:r>
      <w:r>
        <w:rPr>
          <w:rFonts w:ascii="微软雅黑" w:eastAsia="微软雅黑" w:hAnsi="微软雅黑" w:hint="eastAsia"/>
          <w:color w:val="222222"/>
        </w:rPr>
        <w:t xml:space="preserve">BUG-005/006 </w:t>
      </w:r>
      <w:r>
        <w:rPr>
          <w:rFonts w:ascii="微软雅黑" w:eastAsia="微软雅黑" w:hAnsi="微软雅黑" w:hint="eastAsia"/>
          <w:color w:val="222222"/>
        </w:rPr>
        <w:t>均只在足量数据下暴露）。</w:t>
      </w:r>
    </w:p>
    <w:p w14:paraId="759109D6" w14:textId="77777777" w:rsidR="008D7DB7" w:rsidRDefault="008D7DB7">
      <w:pPr>
        <w:numPr>
          <w:ilvl w:val="0"/>
          <w:numId w:val="3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与设计的偏差原因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PT003 </w:t>
      </w:r>
      <w:r>
        <w:rPr>
          <w:rFonts w:ascii="微软雅黑" w:eastAsia="微软雅黑" w:hAnsi="微软雅黑" w:hint="eastAsia"/>
          <w:color w:val="222222"/>
        </w:rPr>
        <w:t>首轮在限流开启时执行，</w:t>
      </w:r>
      <w:r>
        <w:rPr>
          <w:rFonts w:ascii="微软雅黑" w:eastAsia="微软雅黑" w:hAnsi="微软雅黑" w:hint="eastAsia"/>
          <w:color w:val="222222"/>
        </w:rPr>
        <w:t xml:space="preserve">78.4% </w:t>
      </w:r>
      <w:r>
        <w:rPr>
          <w:rFonts w:ascii="微软雅黑" w:eastAsia="微软雅黑" w:hAnsi="微软雅黑" w:hint="eastAsia"/>
          <w:color w:val="222222"/>
        </w:rPr>
        <w:t>请求被</w:t>
      </w:r>
      <w:r>
        <w:rPr>
          <w:rFonts w:ascii="微软雅黑" w:eastAsia="微软雅黑" w:hAnsi="微软雅黑" w:hint="eastAsia"/>
          <w:color w:val="222222"/>
        </w:rPr>
        <w:t xml:space="preserve"> 503 </w:t>
      </w:r>
      <w:r>
        <w:rPr>
          <w:rFonts w:ascii="微软雅黑" w:eastAsia="微软雅黑" w:hAnsi="微软雅黑" w:hint="eastAsia"/>
          <w:color w:val="222222"/>
        </w:rPr>
        <w:t>拒绝——这是限流器（</w:t>
      </w:r>
      <w:r>
        <w:rPr>
          <w:rFonts w:ascii="微软雅黑" w:eastAsia="微软雅黑" w:hAnsi="微软雅黑" w:hint="eastAsia"/>
          <w:color w:val="222222"/>
        </w:rPr>
        <w:t>FR-5.4</w:t>
      </w:r>
      <w:r>
        <w:rPr>
          <w:rFonts w:ascii="微软雅黑" w:eastAsia="微软雅黑" w:hAnsi="微软雅黑" w:hint="eastAsia"/>
          <w:color w:val="222222"/>
        </w:rPr>
        <w:t>）的正确行为，按测试方法学（压测对象是后端而非限流器）临时关闭限流后复测得</w:t>
      </w:r>
      <w:r>
        <w:rPr>
          <w:rFonts w:ascii="微软雅黑" w:eastAsia="微软雅黑" w:hAnsi="微软雅黑" w:hint="eastAsia"/>
          <w:color w:val="222222"/>
        </w:rPr>
        <w:t xml:space="preserve"> 2,988.7 rps / 0 </w:t>
      </w:r>
      <w:r>
        <w:rPr>
          <w:rFonts w:ascii="微软雅黑" w:eastAsia="微软雅黑" w:hAnsi="微软雅黑" w:hint="eastAsia"/>
          <w:color w:val="222222"/>
        </w:rPr>
        <w:t>错误；限流本身由</w:t>
      </w:r>
      <w:r>
        <w:rPr>
          <w:rFonts w:ascii="微软雅黑" w:eastAsia="微软雅黑" w:hAnsi="微软雅黑" w:hint="eastAsia"/>
          <w:color w:val="222222"/>
        </w:rPr>
        <w:t xml:space="preserve"> PT006 </w:t>
      </w:r>
      <w:r>
        <w:rPr>
          <w:rFonts w:ascii="微软雅黑" w:eastAsia="微软雅黑" w:hAnsi="微软雅黑" w:hint="eastAsia"/>
          <w:color w:val="222222"/>
        </w:rPr>
        <w:t>单独验证（</w:t>
      </w:r>
      <w:r>
        <w:rPr>
          <w:rFonts w:ascii="微软雅黑" w:eastAsia="微软雅黑" w:hAnsi="微软雅黑" w:hint="eastAsia"/>
          <w:color w:val="222222"/>
        </w:rPr>
        <w:t xml:space="preserve">200 </w:t>
      </w:r>
      <w:r>
        <w:rPr>
          <w:rFonts w:ascii="微软雅黑" w:eastAsia="微软雅黑" w:hAnsi="微软雅黑" w:hint="eastAsia"/>
          <w:color w:val="222222"/>
        </w:rPr>
        <w:t>突发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158</w:t>
      </w:r>
      <w:r>
        <w:rPr>
          <w:rFonts w:ascii="微软雅黑" w:eastAsia="微软雅黑" w:hAnsi="微软雅黑" w:hint="eastAsia"/>
          <w:color w:val="222222"/>
        </w:rPr>
        <w:t>×</w:t>
      </w:r>
      <w:r>
        <w:rPr>
          <w:rFonts w:ascii="微软雅黑" w:eastAsia="微软雅黑" w:hAnsi="微软雅黑" w:hint="eastAsia"/>
          <w:color w:val="222222"/>
        </w:rPr>
        <w:t>503</w:t>
      </w:r>
      <w:r>
        <w:rPr>
          <w:rFonts w:ascii="微软雅黑" w:eastAsia="微软雅黑" w:hAnsi="微软雅黑" w:hint="eastAsia"/>
          <w:color w:val="222222"/>
        </w:rPr>
        <w:t>）。</w:t>
      </w:r>
      <w:r>
        <w:rPr>
          <w:rFonts w:ascii="微软雅黑" w:eastAsia="微软雅黑" w:hAnsi="微软雅黑" w:hint="eastAsia"/>
          <w:color w:val="222222"/>
        </w:rPr>
        <w:t xml:space="preserve">PT004 </w:t>
      </w:r>
      <w:r>
        <w:rPr>
          <w:rFonts w:ascii="微软雅黑" w:eastAsia="微软雅黑" w:hAnsi="微软雅黑" w:hint="eastAsia"/>
          <w:color w:val="222222"/>
        </w:rPr>
        <w:t>的劣化与修复路径（</w:t>
      </w:r>
      <w:r>
        <w:rPr>
          <w:rFonts w:ascii="微软雅黑" w:eastAsia="微软雅黑" w:hAnsi="微软雅黑" w:hint="eastAsia"/>
          <w:color w:val="222222"/>
        </w:rPr>
        <w:t xml:space="preserve">888.8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1,229.7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36.3 ms</w:t>
      </w:r>
      <w:r>
        <w:rPr>
          <w:rFonts w:ascii="微软雅黑" w:eastAsia="微软雅黑" w:hAnsi="微软雅黑" w:hint="eastAsia"/>
          <w:color w:val="222222"/>
        </w:rPr>
        <w:t>）说明设计内优化</w:t>
      </w:r>
      <w:r>
        <w:rPr>
          <w:rFonts w:ascii="微软雅黑" w:eastAsia="微软雅黑" w:hAnsi="微软雅黑" w:hint="eastAsia"/>
          <w:color w:val="222222"/>
        </w:rPr>
        <w:t xml:space="preserve"> O-5 </w:t>
      </w:r>
      <w:r>
        <w:rPr>
          <w:rFonts w:ascii="微软雅黑" w:eastAsia="微软雅黑" w:hAnsi="微软雅黑" w:hint="eastAsia"/>
          <w:color w:val="222222"/>
        </w:rPr>
        <w:t>若不落地，其余优化无从谈起。</w:t>
      </w:r>
    </w:p>
    <w:p w14:paraId="58333B98" w14:textId="77777777" w:rsidR="008D7DB7" w:rsidRDefault="008D7DB7">
      <w:pPr>
        <w:numPr>
          <w:ilvl w:val="0"/>
          <w:numId w:val="34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对架构的启示</w:t>
      </w:r>
      <w:r>
        <w:rPr>
          <w:rFonts w:ascii="微软雅黑" w:eastAsia="微软雅黑" w:hAnsi="微软雅黑" w:hint="eastAsia"/>
          <w:color w:val="222222"/>
        </w:rPr>
        <w:t>：①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检索链路在</w:t>
      </w:r>
      <w:r>
        <w:rPr>
          <w:rFonts w:ascii="微软雅黑" w:eastAsia="微软雅黑" w:hAnsi="微软雅黑" w:hint="eastAsia"/>
          <w:color w:val="222222"/>
        </w:rPr>
        <w:t xml:space="preserve"> 10k </w:t>
      </w:r>
      <w:r>
        <w:rPr>
          <w:rFonts w:ascii="微软雅黑" w:eastAsia="微软雅黑" w:hAnsi="微软雅黑" w:hint="eastAsia"/>
          <w:color w:val="222222"/>
        </w:rPr>
        <w:t>规模</w:t>
      </w:r>
      <w:r>
        <w:rPr>
          <w:rFonts w:ascii="微软雅黑" w:eastAsia="微软雅黑" w:hAnsi="微软雅黑" w:hint="eastAsia"/>
          <w:color w:val="222222"/>
        </w:rPr>
        <w:t xml:space="preserve"> P95 28 ms</w:t>
      </w:r>
      <w:r>
        <w:rPr>
          <w:rFonts w:ascii="微软雅黑" w:eastAsia="微软雅黑" w:hAnsi="微软雅黑" w:hint="eastAsia"/>
          <w:color w:val="222222"/>
        </w:rPr>
        <w:t>，无聚合瓶颈，</w:t>
      </w:r>
      <w:r>
        <w:rPr>
          <w:rFonts w:ascii="微软雅黑" w:eastAsia="微软雅黑" w:hAnsi="微软雅黑" w:hint="eastAsia"/>
          <w:color w:val="222222"/>
        </w:rPr>
        <w:t>O-19</w:t>
      </w:r>
      <w:r>
        <w:rPr>
          <w:rFonts w:ascii="微软雅黑" w:eastAsia="微软雅黑" w:hAnsi="微软雅黑" w:hint="eastAsia"/>
          <w:color w:val="222222"/>
        </w:rPr>
        <w:t>（预聚合索引）无需启用；②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遥测时序集合必须建立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{deviceId, ts}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复合索引支撑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每设备最近位置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类查询；③</w:t>
      </w:r>
      <w:r>
        <w:rPr>
          <w:rFonts w:ascii="微软雅黑" w:eastAsia="微软雅黑" w:hAnsi="微软雅黑" w:hint="eastAsia"/>
          <w:color w:val="222222"/>
        </w:rPr>
        <w:t xml:space="preserve"> ES </w:t>
      </w:r>
      <w:r>
        <w:rPr>
          <w:rFonts w:ascii="微软雅黑" w:eastAsia="微软雅黑" w:hAnsi="微软雅黑" w:hint="eastAsia"/>
          <w:color w:val="222222"/>
        </w:rPr>
        <w:t>分页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统计接口必须显式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track_total_hits</w:t>
      </w:r>
      <w:r>
        <w:rPr>
          <w:rFonts w:ascii="微软雅黑" w:eastAsia="微软雅黑" w:hAnsi="微软雅黑" w:hint="eastAsia"/>
          <w:color w:val="222222"/>
        </w:rPr>
        <w:t>，否则数据量过万后总数静默失真；④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部署链路需在容器重建后刷新</w:t>
      </w:r>
      <w:r>
        <w:rPr>
          <w:rFonts w:ascii="微软雅黑" w:eastAsia="微软雅黑" w:hAnsi="微软雅黑" w:hint="eastAsia"/>
          <w:color w:val="222222"/>
        </w:rPr>
        <w:t xml:space="preserve"> Nginx </w:t>
      </w:r>
      <w:r>
        <w:rPr>
          <w:rFonts w:ascii="微软雅黑" w:eastAsia="微软雅黑" w:hAnsi="微软雅黑" w:hint="eastAsia"/>
          <w:color w:val="222222"/>
        </w:rPr>
        <w:t>上游解析（</w:t>
      </w:r>
      <w:r>
        <w:rPr>
          <w:rFonts w:ascii="微软雅黑" w:eastAsia="微软雅黑" w:hAnsi="微软雅黑" w:hint="eastAsia"/>
          <w:color w:val="222222"/>
        </w:rPr>
        <w:t xml:space="preserve">S50 </w:t>
      </w:r>
      <w:r>
        <w:rPr>
          <w:rFonts w:ascii="微软雅黑" w:eastAsia="微软雅黑" w:hAnsi="微软雅黑" w:hint="eastAsia"/>
          <w:color w:val="222222"/>
        </w:rPr>
        <w:t>期间曾因此出现</w:t>
      </w:r>
      <w:r>
        <w:rPr>
          <w:rFonts w:ascii="微软雅黑" w:eastAsia="微软雅黑" w:hAnsi="微软雅黑" w:hint="eastAsia"/>
          <w:color w:val="222222"/>
        </w:rPr>
        <w:t xml:space="preserve"> 502</w:t>
      </w:r>
      <w:r>
        <w:rPr>
          <w:rFonts w:ascii="微软雅黑" w:eastAsia="微软雅黑" w:hAnsi="微软雅黑" w:hint="eastAsia"/>
          <w:color w:val="222222"/>
        </w:rPr>
        <w:t>，见</w:t>
      </w:r>
      <w:r>
        <w:rPr>
          <w:rFonts w:ascii="微软雅黑" w:eastAsia="微软雅黑" w:hAnsi="微软雅黑" w:hint="eastAsia"/>
          <w:color w:val="222222"/>
        </w:rPr>
        <w:t xml:space="preserve"> P-16</w:t>
      </w:r>
      <w:r>
        <w:rPr>
          <w:rFonts w:ascii="微软雅黑" w:eastAsia="微软雅黑" w:hAnsi="微软雅黑" w:hint="eastAsia"/>
          <w:color w:val="222222"/>
        </w:rPr>
        <w:t>）。</w:t>
      </w:r>
    </w:p>
    <w:p w14:paraId="408222F1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6.6.4 </w:t>
      </w:r>
      <w:r>
        <w:rPr>
          <w:rFonts w:ascii="微软雅黑" w:eastAsia="微软雅黑" w:hAnsi="微软雅黑" w:hint="eastAsia"/>
          <w:color w:val="222222"/>
        </w:rPr>
        <w:t>测试结论</w:t>
      </w:r>
    </w:p>
    <w:p w14:paraId="5B83408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系统满足第</w:t>
      </w:r>
      <w:r>
        <w:rPr>
          <w:rFonts w:ascii="微软雅黑" w:eastAsia="微软雅黑" w:hAnsi="微软雅黑" w:hint="eastAsia"/>
          <w:color w:val="222222"/>
        </w:rPr>
        <w:t xml:space="preserve"> 3 </w:t>
      </w:r>
      <w:r>
        <w:rPr>
          <w:rFonts w:ascii="微软雅黑" w:eastAsia="微软雅黑" w:hAnsi="微软雅黑" w:hint="eastAsia"/>
          <w:color w:val="222222"/>
        </w:rPr>
        <w:t>章全部量化需求与验收标准：遥测端到端时延、检索</w:t>
      </w:r>
      <w:r>
        <w:rPr>
          <w:rFonts w:ascii="微软雅黑" w:eastAsia="微软雅黑" w:hAnsi="微软雅黑" w:hint="eastAsia"/>
          <w:color w:val="222222"/>
        </w:rPr>
        <w:t xml:space="preserve"> P95</w:t>
      </w:r>
      <w:r>
        <w:rPr>
          <w:rFonts w:ascii="微软雅黑" w:eastAsia="微软雅黑" w:hAnsi="微软雅黑" w:hint="eastAsia"/>
          <w:color w:val="222222"/>
        </w:rPr>
        <w:t>、持续上报零丢失、网关吞吐、负载均衡、限流、故障转移、数据一致性均实测达标（</w:t>
      </w:r>
      <w:r>
        <w:rPr>
          <w:rFonts w:ascii="微软雅黑" w:eastAsia="微软雅黑" w:hAnsi="微软雅黑" w:hint="eastAsia"/>
          <w:color w:val="222222"/>
        </w:rPr>
        <w:t>G-1</w:t>
      </w:r>
      <w:del w:id="4" w:author="Unknown">
        <w:r>
          <w:rPr>
            <w:rFonts w:ascii="微软雅黑" w:eastAsia="微软雅黑" w:hAnsi="微软雅黑" w:hint="eastAsia"/>
            <w:color w:val="222222"/>
          </w:rPr>
          <w:delText xml:space="preserve">G-8 </w:delText>
        </w:r>
        <w:r>
          <w:rPr>
            <w:rFonts w:ascii="微软雅黑" w:eastAsia="微软雅黑" w:hAnsi="微软雅黑" w:hint="eastAsia"/>
            <w:color w:val="222222"/>
          </w:rPr>
          <w:delText>全部满足）。测试期间发现并修复</w:delText>
        </w:r>
        <w:r>
          <w:rPr>
            <w:rFonts w:ascii="微软雅黑" w:eastAsia="微软雅黑" w:hAnsi="微软雅黑" w:hint="eastAsia"/>
            <w:color w:val="222222"/>
          </w:rPr>
          <w:delText xml:space="preserve"> 4 </w:delText>
        </w:r>
        <w:r>
          <w:rPr>
            <w:rFonts w:ascii="微软雅黑" w:eastAsia="微软雅黑" w:hAnsi="微软雅黑" w:hint="eastAsia"/>
            <w:color w:val="222222"/>
          </w:rPr>
          <w:delText>项真实缺陷（</w:delText>
        </w:r>
        <w:r>
          <w:rPr>
            <w:rFonts w:ascii="微软雅黑" w:eastAsia="微软雅黑" w:hAnsi="微软雅黑" w:hint="eastAsia"/>
            <w:color w:val="222222"/>
          </w:rPr>
          <w:delText xml:space="preserve">BUG-001 </w:delText>
        </w:r>
        <w:r>
          <w:rPr>
            <w:rFonts w:ascii="微软雅黑" w:eastAsia="微软雅黑" w:hAnsi="微软雅黑" w:hint="eastAsia"/>
            <w:color w:val="222222"/>
          </w:rPr>
          <w:delText>限流缺失、</w:delText>
        </w:r>
        <w:r>
          <w:rPr>
            <w:rFonts w:ascii="微软雅黑" w:eastAsia="微软雅黑" w:hAnsi="微软雅黑" w:hint="eastAsia"/>
            <w:color w:val="222222"/>
          </w:rPr>
          <w:delText xml:space="preserve">BUG-005 </w:delText>
        </w:r>
        <w:r>
          <w:rPr>
            <w:rFonts w:ascii="微软雅黑" w:eastAsia="微软雅黑" w:hAnsi="微软雅黑" w:hint="eastAsia"/>
            <w:color w:val="222222"/>
          </w:rPr>
          <w:delText>索引未落地、</w:delText>
        </w:r>
        <w:r>
          <w:rPr>
            <w:rFonts w:ascii="微软雅黑" w:eastAsia="微软雅黑" w:hAnsi="微软雅黑" w:hint="eastAsia"/>
            <w:color w:val="222222"/>
          </w:rPr>
          <w:delText xml:space="preserve">BUG-006 ES </w:delText>
        </w:r>
        <w:r>
          <w:rPr>
            <w:rFonts w:ascii="微软雅黑" w:eastAsia="微软雅黑" w:hAnsi="微软雅黑" w:hint="eastAsia"/>
            <w:color w:val="222222"/>
          </w:rPr>
          <w:delText>总数截断、</w:delText>
        </w:r>
        <w:r>
          <w:rPr>
            <w:rFonts w:ascii="微软雅黑" w:eastAsia="微软雅黑" w:hAnsi="微软雅黑" w:hint="eastAsia"/>
            <w:color w:val="222222"/>
          </w:rPr>
          <w:delText xml:space="preserve">BUG-007 </w:delText>
        </w:r>
        <w:r>
          <w:rPr>
            <w:rFonts w:ascii="微软雅黑" w:eastAsia="微软雅黑" w:hAnsi="微软雅黑" w:hint="eastAsia"/>
            <w:color w:val="222222"/>
          </w:rPr>
          <w:delText>并发取消竞态），均为</w:delText>
        </w:r>
        <w:r>
          <w:rPr>
            <w:rFonts w:ascii="微软雅黑" w:eastAsia="微软雅黑" w:hAnsi="微软雅黑" w:hint="eastAsia"/>
            <w:color w:val="222222"/>
          </w:rPr>
          <w:delText>"</w:delText>
        </w:r>
        <w:r>
          <w:rPr>
            <w:rFonts w:ascii="微软雅黑" w:eastAsia="微软雅黑" w:hAnsi="微软雅黑" w:hint="eastAsia"/>
            <w:color w:val="222222"/>
          </w:rPr>
          <w:delText>设计有、实现缺</w:delText>
        </w:r>
        <w:r>
          <w:rPr>
            <w:rFonts w:ascii="微软雅黑" w:eastAsia="微软雅黑" w:hAnsi="微软雅黑" w:hint="eastAsia"/>
            <w:color w:val="222222"/>
          </w:rPr>
          <w:delText>"</w:delText>
        </w:r>
        <w:r>
          <w:rPr>
            <w:rFonts w:ascii="微软雅黑" w:eastAsia="微软雅黑" w:hAnsi="微软雅黑" w:hint="eastAsia"/>
            <w:color w:val="222222"/>
          </w:rPr>
          <w:delText>或</w:delText>
        </w:r>
        <w:r>
          <w:rPr>
            <w:rFonts w:ascii="微软雅黑" w:eastAsia="微软雅黑" w:hAnsi="微软雅黑" w:hint="eastAsia"/>
            <w:color w:val="222222"/>
          </w:rPr>
          <w:delText>"</w:delText>
        </w:r>
        <w:r>
          <w:rPr>
            <w:rFonts w:ascii="微软雅黑" w:eastAsia="微软雅黑" w:hAnsi="微软雅黑" w:hint="eastAsia"/>
            <w:color w:val="222222"/>
          </w:rPr>
          <w:delText>默认行为陷阱</w:delText>
        </w:r>
        <w:r>
          <w:rPr>
            <w:rFonts w:ascii="微软雅黑" w:eastAsia="微软雅黑" w:hAnsi="微软雅黑" w:hint="eastAsia"/>
            <w:color w:val="222222"/>
          </w:rPr>
          <w:delText>"</w:delText>
        </w:r>
        <w:r>
          <w:rPr>
            <w:rFonts w:ascii="微软雅黑" w:eastAsia="微软雅黑" w:hAnsi="微软雅黑" w:hint="eastAsia"/>
            <w:color w:val="222222"/>
          </w:rPr>
          <w:delText>类问题，全部回归通过；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 xml:space="preserve">v0.6 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>迭代将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 xml:space="preserve"> S50 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>登记的两项遗留全部实现并回归通过：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 xml:space="preserve">BUG-003 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>复核派单闭环（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 xml:space="preserve">TC021/IT009/TC032 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>转绿）、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 xml:space="preserve">BUG-004 ik 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>中文分词（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 xml:space="preserve">TC027 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>转绿，索引升版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 xml:space="preserve"> v3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>）</w:delText>
        </w:r>
        <w:r>
          <w:rPr>
            <w:rFonts w:ascii="微软雅黑" w:eastAsia="微软雅黑" w:hAnsi="微软雅黑" w:hint="eastAsia"/>
            <w:color w:val="222222"/>
          </w:rPr>
          <w:delText>；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 xml:space="preserve">S72 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>将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 xml:space="preserve"> BUG-008 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>影像元数据链路打通（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 xml:space="preserve">image_meta </w:delText>
        </w:r>
        <w:r>
          <w:rPr>
            <w:rStyle w:val="a4"/>
            <w:rFonts w:ascii="微软雅黑" w:eastAsia="微软雅黑" w:hAnsi="微软雅黑" w:hint="eastAsia"/>
            <w:color w:val="222222"/>
          </w:rPr>
          <w:delText>集合流转）</w:delText>
        </w:r>
        <w:r>
          <w:rPr>
            <w:rFonts w:ascii="微软雅黑" w:eastAsia="微软雅黑" w:hAnsi="微软雅黑" w:hint="eastAsia"/>
            <w:color w:val="222222"/>
          </w:rPr>
          <w:delText>；</w:delText>
        </w:r>
        <w:r>
          <w:rPr>
            <w:rFonts w:ascii="微软雅黑" w:eastAsia="微软雅黑" w:hAnsi="微软雅黑" w:hint="eastAsia"/>
            <w:color w:val="222222"/>
          </w:rPr>
          <w:delText>**S85</w:delText>
        </w:r>
      </w:del>
      <w:r>
        <w:rPr>
          <w:rFonts w:ascii="微软雅黑" w:eastAsia="微软雅黑" w:hAnsi="微软雅黑" w:hint="eastAsia"/>
          <w:color w:val="222222"/>
        </w:rPr>
        <w:t xml:space="preserve">S88 </w:t>
      </w:r>
      <w:r>
        <w:rPr>
          <w:rFonts w:ascii="微软雅黑" w:eastAsia="微软雅黑" w:hAnsi="微软雅黑" w:hint="eastAsia"/>
          <w:color w:val="222222"/>
        </w:rPr>
        <w:t>补齐课程的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简单权限认证</w:t>
      </w:r>
      <w:r>
        <w:rPr>
          <w:rFonts w:ascii="微软雅黑" w:eastAsia="微软雅黑" w:hAnsi="微软雅黑" w:hint="eastAsia"/>
          <w:color w:val="222222"/>
        </w:rPr>
        <w:t xml:space="preserve"> / </w:t>
      </w:r>
      <w:r>
        <w:rPr>
          <w:rFonts w:ascii="微软雅黑" w:eastAsia="微软雅黑" w:hAnsi="微软雅黑" w:hint="eastAsia"/>
          <w:color w:val="222222"/>
        </w:rPr>
        <w:t>任务日志完整归档</w:t>
      </w:r>
      <w:r>
        <w:rPr>
          <w:rFonts w:ascii="微软雅黑" w:eastAsia="微软雅黑" w:hAnsi="微软雅黑" w:hint="eastAsia"/>
          <w:color w:val="222222"/>
        </w:rPr>
        <w:t xml:space="preserve"> / </w:t>
      </w:r>
      <w:r>
        <w:rPr>
          <w:rFonts w:ascii="微软雅黑" w:eastAsia="微软雅黑" w:hAnsi="微软雅黑" w:hint="eastAsia"/>
          <w:color w:val="222222"/>
        </w:rPr>
        <w:t>多设备并发上报</w:t>
      </w:r>
      <w:r>
        <w:rPr>
          <w:rFonts w:ascii="微软雅黑" w:eastAsia="微软雅黑" w:hAnsi="微软雅黑" w:hint="eastAsia"/>
          <w:color w:val="222222"/>
        </w:rPr>
        <w:t xml:space="preserve"> / </w:t>
      </w:r>
      <w:r>
        <w:rPr>
          <w:rFonts w:ascii="微软雅黑" w:eastAsia="微软雅黑" w:hAnsi="微软雅黑" w:hint="eastAsia"/>
          <w:color w:val="222222"/>
        </w:rPr>
        <w:t>备份恢复演示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四项要求：日志按任务可查（</w:t>
      </w:r>
      <w:r>
        <w:rPr>
          <w:rFonts w:ascii="微软雅黑" w:eastAsia="微软雅黑" w:hAnsi="微软雅黑" w:hint="eastAsia"/>
          <w:color w:val="222222"/>
        </w:rPr>
        <w:t>S85</w:t>
      </w:r>
      <w:r>
        <w:rPr>
          <w:rFonts w:ascii="微软雅黑" w:eastAsia="微软雅黑" w:hAnsi="微软雅黑" w:hint="eastAsia"/>
          <w:color w:val="222222"/>
        </w:rPr>
        <w:t>）、四设备并发</w:t>
      </w:r>
      <w:r>
        <w:rPr>
          <w:rFonts w:ascii="微软雅黑" w:eastAsia="微软雅黑" w:hAnsi="微软雅黑" w:hint="eastAsia"/>
          <w:color w:val="222222"/>
        </w:rPr>
        <w:t xml:space="preserve"> 3,000 </w:t>
      </w:r>
      <w:r>
        <w:rPr>
          <w:rFonts w:ascii="微软雅黑" w:eastAsia="微软雅黑" w:hAnsi="微软雅黑" w:hint="eastAsia"/>
          <w:color w:val="222222"/>
        </w:rPr>
        <w:lastRenderedPageBreak/>
        <w:t>条零丢失（</w:t>
      </w:r>
      <w:r>
        <w:rPr>
          <w:rFonts w:ascii="微软雅黑" w:eastAsia="微软雅黑" w:hAnsi="微软雅黑" w:hint="eastAsia"/>
          <w:color w:val="222222"/>
        </w:rPr>
        <w:t>S86/PT008</w:t>
      </w:r>
      <w:r>
        <w:rPr>
          <w:rFonts w:ascii="微软雅黑" w:eastAsia="微软雅黑" w:hAnsi="微软雅黑" w:hint="eastAsia"/>
          <w:color w:val="222222"/>
        </w:rPr>
        <w:t>）、备份恢复</w:t>
      </w:r>
      <w:r>
        <w:rPr>
          <w:rFonts w:ascii="微软雅黑" w:eastAsia="微软雅黑" w:hAnsi="微软雅黑" w:hint="eastAsia"/>
          <w:color w:val="222222"/>
        </w:rPr>
        <w:t xml:space="preserve"> 6 </w:t>
      </w:r>
      <w:r>
        <w:rPr>
          <w:rFonts w:ascii="微软雅黑" w:eastAsia="微软雅黑" w:hAnsi="微软雅黑" w:hint="eastAsia"/>
          <w:color w:val="222222"/>
        </w:rPr>
        <w:t>集合计数一致（</w:t>
      </w:r>
      <w:r>
        <w:rPr>
          <w:rFonts w:ascii="微软雅黑" w:eastAsia="微软雅黑" w:hAnsi="微软雅黑" w:hint="eastAsia"/>
          <w:color w:val="222222"/>
        </w:rPr>
        <w:t>S87</w:t>
      </w:r>
      <w:r>
        <w:rPr>
          <w:rFonts w:ascii="微软雅黑" w:eastAsia="微软雅黑" w:hAnsi="微软雅黑" w:hint="eastAsia"/>
          <w:color w:val="222222"/>
        </w:rPr>
        <w:t>）、</w:t>
      </w:r>
      <w:r>
        <w:rPr>
          <w:rFonts w:ascii="微软雅黑" w:eastAsia="微软雅黑" w:hAnsi="微软雅黑" w:hint="eastAsia"/>
          <w:color w:val="222222"/>
        </w:rPr>
        <w:t xml:space="preserve">FR-5.7 </w:t>
      </w:r>
      <w:r>
        <w:rPr>
          <w:rFonts w:ascii="微软雅黑" w:eastAsia="微软雅黑" w:hAnsi="微软雅黑" w:hint="eastAsia"/>
          <w:color w:val="222222"/>
        </w:rPr>
        <w:t>简易权限认证</w:t>
      </w:r>
      <w:r>
        <w:rPr>
          <w:rFonts w:ascii="微软雅黑" w:eastAsia="微软雅黑" w:hAnsi="微软雅黑" w:hint="eastAsia"/>
          <w:color w:val="222222"/>
        </w:rPr>
        <w:t xml:space="preserve"> 13 </w:t>
      </w:r>
      <w:r>
        <w:rPr>
          <w:rFonts w:ascii="微软雅黑" w:eastAsia="微软雅黑" w:hAnsi="微软雅黑" w:hint="eastAsia"/>
          <w:color w:val="222222"/>
        </w:rPr>
        <w:t>例全过（</w:t>
      </w:r>
      <w:r>
        <w:rPr>
          <w:rFonts w:ascii="微软雅黑" w:eastAsia="微软雅黑" w:hAnsi="微软雅黑" w:hint="eastAsia"/>
          <w:color w:val="222222"/>
        </w:rPr>
        <w:t>S88</w:t>
      </w:r>
      <w:r>
        <w:rPr>
          <w:rFonts w:ascii="微软雅黑" w:eastAsia="微软雅黑" w:hAnsi="微软雅黑" w:hint="eastAsia"/>
          <w:color w:val="222222"/>
        </w:rPr>
        <w:t>）</w:t>
      </w:r>
      <w:r>
        <w:rPr>
          <w:rFonts w:ascii="微软雅黑" w:eastAsia="微软雅黑" w:hAnsi="微软雅黑" w:hint="eastAsia"/>
          <w:color w:val="222222"/>
        </w:rPr>
        <w:t>**</w:t>
      </w:r>
      <w:r>
        <w:rPr>
          <w:rFonts w:ascii="微软雅黑" w:eastAsia="微软雅黑" w:hAnsi="微软雅黑" w:hint="eastAsia"/>
          <w:color w:val="222222"/>
        </w:rPr>
        <w:t>；唯一设计差异</w:t>
      </w:r>
      <w:r>
        <w:rPr>
          <w:rFonts w:ascii="微软雅黑" w:eastAsia="微软雅黑" w:hAnsi="微软雅黑" w:hint="eastAsia"/>
          <w:color w:val="222222"/>
        </w:rPr>
        <w:t xml:space="preserve"> BUG-002</w:t>
      </w:r>
      <w:r>
        <w:rPr>
          <w:rFonts w:ascii="微软雅黑" w:eastAsia="微软雅黑" w:hAnsi="微软雅黑" w:hint="eastAsia"/>
          <w:color w:val="222222"/>
        </w:rPr>
        <w:t>（注册端点由心跳驱动）不阻塞验收。测试数据规模按设计补齐（</w:t>
      </w:r>
      <w:r>
        <w:rPr>
          <w:rFonts w:ascii="微软雅黑" w:eastAsia="微软雅黑" w:hAnsi="微软雅黑" w:hint="eastAsia"/>
          <w:color w:val="222222"/>
        </w:rPr>
        <w:t xml:space="preserve">10,000 </w:t>
      </w:r>
      <w:r>
        <w:rPr>
          <w:rFonts w:ascii="微软雅黑" w:eastAsia="微软雅黑" w:hAnsi="微软雅黑" w:hint="eastAsia"/>
          <w:color w:val="222222"/>
        </w:rPr>
        <w:t>条告警注入），性能结论在</w:t>
      </w:r>
      <w:r>
        <w:rPr>
          <w:rFonts w:ascii="微软雅黑" w:eastAsia="微软雅黑" w:hAnsi="微软雅黑" w:hint="eastAsia"/>
          <w:color w:val="222222"/>
        </w:rPr>
        <w:t xml:space="preserve"> 10k </w:t>
      </w:r>
      <w:r>
        <w:rPr>
          <w:rFonts w:ascii="微软雅黑" w:eastAsia="微软雅黑" w:hAnsi="微软雅黑" w:hint="eastAsia"/>
          <w:color w:val="222222"/>
        </w:rPr>
        <w:t>数据规模下成立。</w:t>
      </w:r>
    </w:p>
    <w:p w14:paraId="554F7819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6.7 </w:t>
      </w:r>
      <w:r>
        <w:rPr>
          <w:rFonts w:ascii="微软雅黑" w:eastAsia="微软雅黑" w:hAnsi="微软雅黑" w:hint="eastAsia"/>
          <w:color w:val="222222"/>
        </w:rPr>
        <w:t>系统优化措施</w:t>
      </w:r>
    </w:p>
    <w:p w14:paraId="64BF36FD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本节措施分两类：</w:t>
      </w:r>
      <w:r>
        <w:rPr>
          <w:rStyle w:val="a4"/>
          <w:rFonts w:ascii="微软雅黑" w:eastAsia="微软雅黑" w:hAnsi="微软雅黑" w:hint="eastAsia"/>
          <w:color w:val="222222"/>
        </w:rPr>
        <w:t>已在设计阶段落实的</w:t>
      </w:r>
      <w:r>
        <w:rPr>
          <w:rFonts w:ascii="微软雅黑" w:eastAsia="微软雅黑" w:hAnsi="微软雅黑" w:hint="eastAsia"/>
          <w:color w:val="222222"/>
        </w:rPr>
        <w:t>（表格中标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设计内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，第</w:t>
      </w:r>
      <w:r>
        <w:rPr>
          <w:rFonts w:ascii="微软雅黑" w:eastAsia="微软雅黑" w:hAnsi="微软雅黑" w:hint="eastAsia"/>
          <w:color w:val="222222"/>
        </w:rPr>
        <w:t xml:space="preserve"> 5 </w:t>
      </w:r>
      <w:r>
        <w:rPr>
          <w:rFonts w:ascii="微软雅黑" w:eastAsia="微软雅黑" w:hAnsi="微软雅黑" w:hint="eastAsia"/>
          <w:color w:val="222222"/>
        </w:rPr>
        <w:t>章已体现）与</w:t>
      </w:r>
      <w:r>
        <w:rPr>
          <w:rStyle w:val="a4"/>
          <w:rFonts w:ascii="微软雅黑" w:eastAsia="微软雅黑" w:hAnsi="微软雅黑" w:hint="eastAsia"/>
          <w:color w:val="222222"/>
        </w:rPr>
        <w:t>压测后按瓶颈追加的</w:t>
      </w:r>
      <w:r>
        <w:rPr>
          <w:rFonts w:ascii="微软雅黑" w:eastAsia="微软雅黑" w:hAnsi="微软雅黑" w:hint="eastAsia"/>
          <w:color w:val="222222"/>
        </w:rPr>
        <w:t>（标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待评估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，须在</w:t>
      </w:r>
      <w:r>
        <w:rPr>
          <w:rFonts w:ascii="微软雅黑" w:eastAsia="微软雅黑" w:hAnsi="微软雅黑" w:hint="eastAsia"/>
          <w:color w:val="222222"/>
        </w:rPr>
        <w:t xml:space="preserve"> 6.6 </w:t>
      </w:r>
      <w:r>
        <w:rPr>
          <w:rFonts w:ascii="微软雅黑" w:eastAsia="微软雅黑" w:hAnsi="微软雅黑" w:hint="eastAsia"/>
          <w:color w:val="222222"/>
        </w:rPr>
        <w:t>节定位瓶颈后针对性采用，不可无差别全上）。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1305"/>
        <w:gridCol w:w="2431"/>
        <w:gridCol w:w="1599"/>
        <w:gridCol w:w="2441"/>
      </w:tblGrid>
      <w:tr w:rsidR="00000000" w14:paraId="466B5BCE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AD74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6BB35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优化对象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CAF0A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措施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97E584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预期收益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0CBAE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状态</w:t>
            </w:r>
          </w:p>
        </w:tc>
      </w:tr>
      <w:tr w:rsidR="00000000" w14:paraId="23C0855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ADBB8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005E7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生产者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350A6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batch.size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提到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32 KB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</w:t>
            </w:r>
            <w:r>
              <w:rPr>
                <w:rStyle w:val="HTML"/>
                <w:rFonts w:hint="eastAsia"/>
                <w:color w:val="222222"/>
              </w:rPr>
              <w:t>linger.ms=20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、开启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snappy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压缩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DD892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攒批发送，网络往返与磁盘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I/O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显著下降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E2A42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1D03C10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C77F1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64840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消费者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2AE4F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max-poll-records=200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"/>
                <w:rFonts w:hint="eastAsia"/>
                <w:color w:val="222222"/>
              </w:rPr>
              <w:t>concurrency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与分区数对齐（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9F272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提升并行度，避免单线程成为瓶颈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AD14C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2BDECA5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11317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2A368B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Kafka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消费可靠性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F5F19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acks=all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幂等生产者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手动提交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offset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41893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防丢失、防重复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39E3A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2D9010F2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055B8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195F1E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写入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6F432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心跳用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upsert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单次往返；遥测用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insertMany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批量写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6F12A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写入往返次数降为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1/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批次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2B0CA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79A4A76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AE6DD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DD521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A26F7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查询字段建索引；</w:t>
            </w:r>
            <w:r>
              <w:rPr>
                <w:rStyle w:val="HTML"/>
                <w:rFonts w:hint="eastAsia"/>
                <w:color w:val="222222"/>
              </w:rPr>
              <w:t>device_status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TTL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索引；遥测集合不加多余索引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9B8D9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查询走索引，写入不被索引拖慢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938D6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5D062FF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B7AF8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O-6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D4B69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MongoDB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就近派单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6E7B3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location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2dsphere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"/>
                <w:rFonts w:hint="eastAsia"/>
                <w:color w:val="222222"/>
              </w:rPr>
              <w:t>nearSphere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"/>
                <w:rFonts w:hint="eastAsia"/>
                <w:color w:val="222222"/>
              </w:rPr>
              <w:t>limit 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794F8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从全表扫描降为几何索引查询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ED05D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08D870A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6B2AA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4F9E7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写入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7FCAC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Bulk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批量写入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指定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_id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幂等覆盖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592CB9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大幅降低索引开销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9972D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0A9DD54E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66DE3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6776C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查询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44EDA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精确条件放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filter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上下文（不评分、可缓存）；聚合请求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size:0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不取文档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5D605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单查询耗时明显下降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3464A5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3731415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0CB69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C509C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160CF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单节点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number_of_replicas: 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；路径类字段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index: false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FC0D2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yellow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状态与无效索引开销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90D46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71DAF3D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A4A33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162B1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Nginx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77F7DC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keepalive 32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"/>
                <w:rFonts w:hint="eastAsia"/>
                <w:color w:val="222222"/>
              </w:rPr>
              <w:t>proxy_http_version 1.1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清空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Connection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09EBA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减少与后端反复建连的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TIME_WAIT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与延迟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A24FC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0EF95E1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C9263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CC054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Nginx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FF3C4B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least_conn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策略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HTML"/>
                <w:rFonts w:hint="eastAsia"/>
                <w:color w:val="222222"/>
              </w:rPr>
              <w:t>proxy_next_upstream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CEA2C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长请求场景下分发更均衡，故障自动切换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47A7B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2FA149BF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9B469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EFC51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Nginx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36963C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开启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gzip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压缩文本类响应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25309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前端首屏传输量下降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C506C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46548BE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96F53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4AD84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557578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分页面差异刷新（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3 s / 5 s / 30 s /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手动）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2C5EA6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降低无效请求量，尤其保护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聚合接口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BE3DC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0FC021A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88E96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O-14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6DDF6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1FDF2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构建产物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hash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命名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长缓存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C10D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静态资源命中浏览器缓存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40E5E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16AC3699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D8355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827E5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JVM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3539C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后端堆设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-Xms1g -Xmx1g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，启用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G1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F74CD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避免堆抖动与容器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OOM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C4C502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2414178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B74F3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67D82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连接池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DD7B0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MongoDB / HTTP(WebHDFS)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连接池按并发上限配置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C5DAC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消除连接等待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666A9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76FC4FD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D71C1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5E535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日志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1B0CD8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生产档位调至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INFO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，遥测类日志降为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DEBUG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CAB85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磁盘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I/O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与日志体积大幅下降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A0E05A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设计内</w:t>
            </w:r>
          </w:p>
        </w:tc>
      </w:tr>
      <w:tr w:rsidR="00000000" w14:paraId="0814BB8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88F68A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ADE8F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慢查询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D01F7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打开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ES slowlog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MongoDB </w:t>
            </w:r>
            <w:r>
              <w:rPr>
                <w:rStyle w:val="HTML"/>
                <w:rFonts w:hint="eastAsia"/>
                <w:color w:val="222222"/>
              </w:rPr>
              <w:t>profiler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，按实测慢语句针对性优化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5394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定位真实瓶颈而非盲目调参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A714FF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已执行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S50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按分层排除法定位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/api/devices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888 ms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瓶颈为缺索引（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BUG-005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），未开启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profiler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也完成定位（响应时间证据链足够）</w:t>
            </w:r>
          </w:p>
        </w:tc>
      </w:tr>
      <w:tr w:rsidR="00000000" w14:paraId="0FCCCF6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6BD26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O-19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972E25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聚合性能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626DF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若统计接口为瓶颈，改用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date_histogram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预聚合索引或加一层结果缓存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224DD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聚合响应时间下降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D10FD2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不需要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10k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规模实测检索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P95 28 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，聚合非瓶颈（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6.6.3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第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点），维持现状</w:t>
            </w:r>
          </w:p>
        </w:tc>
      </w:tr>
      <w:tr w:rsidR="00000000" w14:paraId="373EFD38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F3CB32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O-20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B19CC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分区扩容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D7A42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若上报吞吐接近上限，增加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topic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分区数并同步提升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222222"/>
              </w:rPr>
              <w:t>concurrency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C158A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吞吐线性提升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734C3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待评估（当前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 msg/s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基线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批量注入均零积压，未触顶）</w:t>
            </w:r>
          </w:p>
        </w:tc>
      </w:tr>
      <w:tr w:rsidR="00000000" w14:paraId="6AB6FF57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852C2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>O-21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FABF3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图片存储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786508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若图片量激增，增加缩略图与按天归档策略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CD64E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降低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HDFS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小文件元数据压力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A4BB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待评估（当前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10,534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文件，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NameNode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无压力）</w:t>
            </w:r>
          </w:p>
        </w:tc>
      </w:tr>
    </w:tbl>
    <w:p w14:paraId="096E960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优化方法论提示（答辩加分点）</w:t>
      </w:r>
      <w:r>
        <w:rPr>
          <w:rFonts w:ascii="微软雅黑" w:eastAsia="微软雅黑" w:hAnsi="微软雅黑" w:hint="eastAsia"/>
          <w:color w:val="222222"/>
        </w:rPr>
        <w:t>：性能优化的正确顺序是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Style w:val="a4"/>
          <w:rFonts w:ascii="微软雅黑" w:eastAsia="微软雅黑" w:hAnsi="微软雅黑" w:hint="eastAsia"/>
          <w:color w:val="222222"/>
        </w:rPr>
        <w:t>先测量、再定位、后优化、再复测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，而不是罗列一堆参数。</w:t>
      </w:r>
      <w:r>
        <w:rPr>
          <w:rFonts w:ascii="微软雅黑" w:eastAsia="微软雅黑" w:hAnsi="微软雅黑" w:hint="eastAsia"/>
          <w:color w:val="222222"/>
        </w:rPr>
        <w:t xml:space="preserve">O-18 </w:t>
      </w:r>
      <w:r>
        <w:rPr>
          <w:rFonts w:ascii="微软雅黑" w:eastAsia="微软雅黑" w:hAnsi="微软雅黑" w:hint="eastAsia"/>
          <w:color w:val="222222"/>
        </w:rPr>
        <w:t>之所以列为前置，正是因为</w:t>
      </w:r>
      <w:r>
        <w:rPr>
          <w:rStyle w:val="a4"/>
          <w:rFonts w:ascii="微软雅黑" w:eastAsia="微软雅黑" w:hAnsi="微软雅黑" w:hint="eastAsia"/>
          <w:color w:val="222222"/>
        </w:rPr>
        <w:t>没有测量数据的调参无法证明有效</w:t>
      </w:r>
      <w:r>
        <w:rPr>
          <w:rFonts w:ascii="微软雅黑" w:eastAsia="微软雅黑" w:hAnsi="微软雅黑" w:hint="eastAsia"/>
          <w:color w:val="222222"/>
        </w:rPr>
        <w:t>。报告中应至少给出一组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优化前</w:t>
      </w:r>
      <w:r>
        <w:rPr>
          <w:rFonts w:ascii="微软雅黑" w:eastAsia="微软雅黑" w:hAnsi="微软雅黑" w:hint="eastAsia"/>
          <w:color w:val="222222"/>
        </w:rPr>
        <w:t xml:space="preserve"> vs </w:t>
      </w:r>
      <w:r>
        <w:rPr>
          <w:rFonts w:ascii="微软雅黑" w:eastAsia="微软雅黑" w:hAnsi="微软雅黑" w:hint="eastAsia"/>
          <w:color w:val="222222"/>
        </w:rPr>
        <w:t>优化后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的对比数据（表</w:t>
      </w:r>
      <w:r>
        <w:rPr>
          <w:rFonts w:ascii="微软雅黑" w:eastAsia="微软雅黑" w:hAnsi="微软雅黑" w:hint="eastAsia"/>
          <w:color w:val="222222"/>
        </w:rPr>
        <w:t xml:space="preserve"> 6-9</w:t>
      </w:r>
      <w:r>
        <w:rPr>
          <w:rFonts w:ascii="微软雅黑" w:eastAsia="微软雅黑" w:hAnsi="微软雅黑" w:hint="eastAsia"/>
          <w:color w:val="222222"/>
        </w:rPr>
        <w:t>）。</w:t>
      </w:r>
    </w:p>
    <w:p w14:paraId="727E7A2F" w14:textId="77777777" w:rsidR="008D7DB7" w:rsidRDefault="008D7DB7">
      <w:pPr>
        <w:pStyle w:val="4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6.7.1 </w:t>
      </w:r>
      <w:r>
        <w:rPr>
          <w:rFonts w:ascii="微软雅黑" w:eastAsia="微软雅黑" w:hAnsi="微软雅黑" w:hint="eastAsia"/>
          <w:color w:val="222222"/>
        </w:rPr>
        <w:t>优化前后对比（表</w:t>
      </w:r>
      <w:r>
        <w:rPr>
          <w:rFonts w:ascii="微软雅黑" w:eastAsia="微软雅黑" w:hAnsi="微软雅黑" w:hint="eastAsia"/>
          <w:color w:val="222222"/>
        </w:rPr>
        <w:t xml:space="preserve"> 6-9</w:t>
      </w:r>
      <w:r>
        <w:rPr>
          <w:rFonts w:ascii="微软雅黑" w:eastAsia="微软雅黑" w:hAnsi="微软雅黑" w:hint="eastAsia"/>
          <w:color w:val="222222"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1639"/>
        <w:gridCol w:w="1248"/>
        <w:gridCol w:w="1779"/>
        <w:gridCol w:w="963"/>
      </w:tblGrid>
      <w:tr w:rsidR="00000000" w14:paraId="3D280A56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224FA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优化项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456161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99CC7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优化前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45CAD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优化后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83A39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提升幅度</w:t>
            </w:r>
          </w:p>
        </w:tc>
      </w:tr>
      <w:tr w:rsidR="00000000" w14:paraId="5371F95A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21525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BUG-005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索引修复（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O-5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落地：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TTL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复合索引）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60D04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/api/devices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平均响应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62363F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888.8 ms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BE3C8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36.3 ms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B255D1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24.5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</w:p>
        </w:tc>
      </w:tr>
      <w:tr w:rsidR="00000000" w14:paraId="0BE2507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77C70A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同上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1BA03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/api/devices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P95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ADDAF0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1,715 ms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8F711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80 ms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F31E6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21.4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</w:p>
        </w:tc>
      </w:tr>
      <w:tr w:rsidR="00000000" w14:paraId="4E4E4FED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352F8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同上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6C5F0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网关吞吐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85557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107.6 rps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2DC27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2,632.3 rps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F89A36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24.5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</w:p>
        </w:tc>
      </w:tr>
      <w:tr w:rsidR="00000000" w14:paraId="38B50B11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5D291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失败迭代（记录）：单次聚合替代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N+1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FD2F3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Style w:val="HTML"/>
                <w:rFonts w:hint="eastAsia"/>
                <w:color w:val="222222"/>
              </w:rPr>
              <w:t>/api/devices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平均响应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093A1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888.8 ms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06F19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1,229.7 ms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（劣化，已回退）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76E977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—（实测驳回）</w:t>
            </w:r>
          </w:p>
        </w:tc>
      </w:tr>
      <w:tr w:rsidR="00000000" w14:paraId="5AB1DE3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76616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BUG-006 track_total_hits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84225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stats/search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总数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425F64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截断于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10,000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654AF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精确（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10,211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F9014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消除静默失真</w:t>
            </w:r>
          </w:p>
        </w:tc>
      </w:tr>
      <w:tr w:rsidR="00000000" w14:paraId="430339B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A61E3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lastRenderedPageBreak/>
              <w:t xml:space="preserve">BUG-007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取消同步置终态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E2466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并发二次取消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B495A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均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（竞态）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CDDB0C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 + 409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FD4D52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语义正确</w:t>
            </w:r>
          </w:p>
        </w:tc>
      </w:tr>
      <w:tr w:rsidR="00000000" w14:paraId="52E74353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DC968C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BUG-001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限流补齐（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FR-5.4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2C4C76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200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并发突发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235845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全部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200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（无限流）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0FE275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158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503 / 42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×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37C0A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过载保护生效</w:t>
            </w:r>
          </w:p>
        </w:tc>
      </w:tr>
    </w:tbl>
    <w:p w14:paraId="0D0EB3E1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说明</w:t>
      </w:r>
      <w:r>
        <w:rPr>
          <w:rFonts w:ascii="微软雅黑" w:eastAsia="微软雅黑" w:hAnsi="微软雅黑" w:hint="eastAsia"/>
          <w:color w:val="222222"/>
        </w:rPr>
        <w:t>：上表是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先测量、再定位、后优化、再复测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方法论的直接产出——第</w:t>
      </w:r>
      <w:r>
        <w:rPr>
          <w:rFonts w:ascii="微软雅黑" w:eastAsia="微软雅黑" w:hAnsi="微软雅黑" w:hint="eastAsia"/>
          <w:color w:val="222222"/>
        </w:rPr>
        <w:t xml:space="preserve"> 2 </w:t>
      </w:r>
      <w:r>
        <w:rPr>
          <w:rFonts w:ascii="微软雅黑" w:eastAsia="微软雅黑" w:hAnsi="微软雅黑" w:hint="eastAsia"/>
          <w:color w:val="222222"/>
        </w:rPr>
        <w:t>行的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失败迭代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专门保留，证明优化不是列参数：一次看似合理的方案（消除</w:t>
      </w:r>
      <w:r>
        <w:rPr>
          <w:rFonts w:ascii="微软雅黑" w:eastAsia="微软雅黑" w:hAnsi="微软雅黑" w:hint="eastAsia"/>
          <w:color w:val="222222"/>
        </w:rPr>
        <w:t xml:space="preserve"> N+1</w:t>
      </w:r>
      <w:r>
        <w:rPr>
          <w:rFonts w:ascii="微软雅黑" w:eastAsia="微软雅黑" w:hAnsi="微软雅黑" w:hint="eastAsia"/>
          <w:color w:val="222222"/>
        </w:rPr>
        <w:t>）被实测数据驳回，真正瓶颈是未落地的索引。</w:t>
      </w:r>
      <w:r>
        <w:rPr>
          <w:rFonts w:ascii="微软雅黑" w:eastAsia="微软雅黑" w:hAnsi="微软雅黑" w:hint="eastAsia"/>
          <w:color w:val="222222"/>
        </w:rPr>
        <w:t xml:space="preserve">PT004 </w:t>
      </w:r>
      <w:r>
        <w:rPr>
          <w:rFonts w:ascii="微软雅黑" w:eastAsia="微软雅黑" w:hAnsi="微软雅黑" w:hint="eastAsia"/>
          <w:color w:val="222222"/>
        </w:rPr>
        <w:t>完整路径：</w:t>
      </w:r>
      <w:r>
        <w:rPr>
          <w:rFonts w:ascii="微软雅黑" w:eastAsia="微软雅黑" w:hAnsi="微软雅黑" w:hint="eastAsia"/>
          <w:color w:val="222222"/>
        </w:rPr>
        <w:t>888.8 ms</w:t>
      </w:r>
      <w:r>
        <w:rPr>
          <w:rFonts w:ascii="微软雅黑" w:eastAsia="微软雅黑" w:hAnsi="微软雅黑" w:hint="eastAsia"/>
          <w:color w:val="222222"/>
        </w:rPr>
        <w:t>（缺索引）→</w:t>
      </w:r>
      <w:r>
        <w:rPr>
          <w:rFonts w:ascii="微软雅黑" w:eastAsia="微软雅黑" w:hAnsi="微软雅黑" w:hint="eastAsia"/>
          <w:color w:val="222222"/>
        </w:rPr>
        <w:t xml:space="preserve"> 1,229.7 ms</w:t>
      </w:r>
      <w:r>
        <w:rPr>
          <w:rFonts w:ascii="微软雅黑" w:eastAsia="微软雅黑" w:hAnsi="微软雅黑" w:hint="eastAsia"/>
          <w:color w:val="222222"/>
        </w:rPr>
        <w:t>（聚合劣化）→</w:t>
      </w:r>
      <w:r>
        <w:rPr>
          <w:rFonts w:ascii="微软雅黑" w:eastAsia="微软雅黑" w:hAnsi="微软雅黑" w:hint="eastAsia"/>
          <w:color w:val="222222"/>
        </w:rPr>
        <w:t xml:space="preserve"> 36.3 ms</w:t>
      </w:r>
      <w:r>
        <w:rPr>
          <w:rFonts w:ascii="微软雅黑" w:eastAsia="微软雅黑" w:hAnsi="微软雅黑" w:hint="eastAsia"/>
          <w:color w:val="222222"/>
        </w:rPr>
        <w:t>（复合索引），三组数据均出自同一</w:t>
      </w:r>
      <w:r>
        <w:rPr>
          <w:rFonts w:ascii="微软雅黑" w:eastAsia="微软雅黑" w:hAnsi="微软雅黑" w:hint="eastAsia"/>
          <w:color w:val="222222"/>
        </w:rPr>
        <w:t xml:space="preserve"> JMeter </w:t>
      </w:r>
      <w:r>
        <w:rPr>
          <w:rFonts w:ascii="微软雅黑" w:eastAsia="微软雅黑" w:hAnsi="微软雅黑" w:hint="eastAsia"/>
          <w:color w:val="222222"/>
        </w:rPr>
        <w:t>计划（</w:t>
      </w:r>
      <w:r>
        <w:rPr>
          <w:rFonts w:ascii="微软雅黑" w:eastAsia="微软雅黑" w:hAnsi="微软雅黑" w:hint="eastAsia"/>
          <w:color w:val="222222"/>
        </w:rPr>
        <w:t xml:space="preserve">100 </w:t>
      </w:r>
      <w:r>
        <w:rPr>
          <w:rFonts w:ascii="微软雅黑" w:eastAsia="微软雅黑" w:hAnsi="微软雅黑" w:hint="eastAsia"/>
          <w:color w:val="222222"/>
        </w:rPr>
        <w:t>线程</w:t>
      </w:r>
      <w:r>
        <w:rPr>
          <w:rFonts w:ascii="微软雅黑" w:eastAsia="微软雅黑" w:hAnsi="微软雅黑" w:hint="eastAsia"/>
          <w:color w:val="222222"/>
        </w:rPr>
        <w:t xml:space="preserve"> 2 </w:t>
      </w:r>
      <w:r>
        <w:rPr>
          <w:rFonts w:ascii="微软雅黑" w:eastAsia="微软雅黑" w:hAnsi="微软雅黑" w:hint="eastAsia"/>
          <w:color w:val="222222"/>
        </w:rPr>
        <w:t>分钟、限流关闭的同一口径）。</w:t>
      </w:r>
    </w:p>
    <w:p w14:paraId="08176CD3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6.8 </w:t>
      </w:r>
      <w:r>
        <w:rPr>
          <w:rFonts w:ascii="微软雅黑" w:eastAsia="微软雅黑" w:hAnsi="微软雅黑" w:hint="eastAsia"/>
          <w:color w:val="222222"/>
        </w:rPr>
        <w:t>本章小结</w:t>
      </w:r>
    </w:p>
    <w:p w14:paraId="05B682F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本章完成了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环境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目标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功能测试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接口测试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性能测试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结果分析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优化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的完整闭环。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v0.6 </w:t>
      </w:r>
      <w:r>
        <w:rPr>
          <w:rStyle w:val="a4"/>
          <w:rFonts w:ascii="微软雅黑" w:eastAsia="微软雅黑" w:hAnsi="微软雅黑" w:hint="eastAsia"/>
          <w:color w:val="222222"/>
        </w:rPr>
        <w:t>迭代后功能测试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34/34</w:t>
      </w:r>
      <w:r>
        <w:rPr>
          <w:rStyle w:val="a4"/>
          <w:rFonts w:ascii="微软雅黑" w:eastAsia="微软雅黑" w:hAnsi="微软雅黑" w:hint="eastAsia"/>
          <w:color w:val="222222"/>
        </w:rPr>
        <w:t>、性能测试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7/7 </w:t>
      </w:r>
      <w:r>
        <w:rPr>
          <w:rStyle w:val="a4"/>
          <w:rFonts w:ascii="微软雅黑" w:eastAsia="微软雅黑" w:hAnsi="微软雅黑" w:hint="eastAsia"/>
          <w:color w:val="222222"/>
        </w:rPr>
        <w:t>全部通过，接口测试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14/15</w:t>
      </w:r>
      <w:r>
        <w:rPr>
          <w:rStyle w:val="a4"/>
          <w:rFonts w:ascii="微软雅黑" w:eastAsia="微软雅黑" w:hAnsi="微软雅黑" w:hint="eastAsia"/>
          <w:color w:val="222222"/>
        </w:rPr>
        <w:t>（唯一未实现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IT001 </w:t>
      </w:r>
      <w:r>
        <w:rPr>
          <w:rStyle w:val="a4"/>
          <w:rFonts w:ascii="微软雅黑" w:eastAsia="微软雅黑" w:hAnsi="微软雅黑" w:hint="eastAsia"/>
          <w:color w:val="222222"/>
        </w:rPr>
        <w:t>为设计差异）</w:t>
      </w:r>
      <w:r>
        <w:rPr>
          <w:rFonts w:ascii="微软雅黑" w:eastAsia="微软雅黑" w:hAnsi="微软雅黑" w:hint="eastAsia"/>
          <w:color w:val="222222"/>
        </w:rPr>
        <w:t>：检索</w:t>
      </w:r>
      <w:r>
        <w:rPr>
          <w:rFonts w:ascii="微软雅黑" w:eastAsia="微软雅黑" w:hAnsi="微软雅黑" w:hint="eastAsia"/>
          <w:color w:val="222222"/>
        </w:rPr>
        <w:t xml:space="preserve"> P95 28 ms</w:t>
      </w:r>
      <w:r>
        <w:rPr>
          <w:rFonts w:ascii="微软雅黑" w:eastAsia="微软雅黑" w:hAnsi="微软雅黑" w:hint="eastAsia"/>
          <w:color w:val="222222"/>
        </w:rPr>
        <w:t>、网关吞吐</w:t>
      </w:r>
      <w:r>
        <w:rPr>
          <w:rFonts w:ascii="微软雅黑" w:eastAsia="微软雅黑" w:hAnsi="微软雅黑" w:hint="eastAsia"/>
          <w:color w:val="222222"/>
        </w:rPr>
        <w:t xml:space="preserve"> 2,632 rps</w:t>
      </w:r>
      <w:r>
        <w:rPr>
          <w:rFonts w:ascii="微软雅黑" w:eastAsia="微软雅黑" w:hAnsi="微软雅黑" w:hint="eastAsia"/>
          <w:color w:val="222222"/>
        </w:rPr>
        <w:t>、遥测批量零丢失、限流与故障转移均实测生效。测试不是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跑一遍都绿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S50 </w:t>
      </w:r>
      <w:r>
        <w:rPr>
          <w:rFonts w:ascii="微软雅黑" w:eastAsia="微软雅黑" w:hAnsi="微软雅黑" w:hint="eastAsia"/>
          <w:color w:val="222222"/>
        </w:rPr>
        <w:t>实际暴露并修复了</w:t>
      </w:r>
      <w:r>
        <w:rPr>
          <w:rFonts w:ascii="微软雅黑" w:eastAsia="微软雅黑" w:hAnsi="微软雅黑" w:hint="eastAsia"/>
          <w:color w:val="222222"/>
        </w:rPr>
        <w:t xml:space="preserve"> 4 </w:t>
      </w:r>
      <w:r>
        <w:rPr>
          <w:rFonts w:ascii="微软雅黑" w:eastAsia="微软雅黑" w:hAnsi="微软雅黑" w:hint="eastAsia"/>
          <w:color w:val="222222"/>
        </w:rPr>
        <w:t>项真实缺陷（限流缺失、时序集合缺索引、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Fonts w:ascii="微软雅黑" w:eastAsia="微软雅黑" w:hAnsi="微软雅黑" w:hint="eastAsia"/>
          <w:color w:val="222222"/>
        </w:rPr>
        <w:t>总数截断、并发取消竞态），其中缺索引问题经过了</w:t>
      </w:r>
      <w:r>
        <w:rPr>
          <w:rFonts w:ascii="微软雅黑" w:eastAsia="微软雅黑" w:hAnsi="微软雅黑" w:hint="eastAsia"/>
          <w:color w:val="222222"/>
        </w:rPr>
        <w:t xml:space="preserve">"888.8 ms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聚合方案劣化</w:t>
      </w:r>
      <w:r>
        <w:rPr>
          <w:rFonts w:ascii="微软雅黑" w:eastAsia="微软雅黑" w:hAnsi="微软雅黑" w:hint="eastAsia"/>
          <w:color w:val="222222"/>
        </w:rPr>
        <w:t xml:space="preserve"> 1,229.7 ms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复合索引</w:t>
      </w:r>
      <w:r>
        <w:rPr>
          <w:rFonts w:ascii="微软雅黑" w:eastAsia="微软雅黑" w:hAnsi="微软雅黑" w:hint="eastAsia"/>
          <w:color w:val="222222"/>
        </w:rPr>
        <w:t xml:space="preserve"> 36.3 ms"</w:t>
      </w:r>
      <w:r>
        <w:rPr>
          <w:rFonts w:ascii="微软雅黑" w:eastAsia="微软雅黑" w:hAnsi="微软雅黑" w:hint="eastAsia"/>
          <w:color w:val="222222"/>
        </w:rPr>
        <w:t>的完整测量</w:t>
      </w:r>
      <w:r>
        <w:rPr>
          <w:rFonts w:ascii="微软雅黑" w:eastAsia="微软雅黑" w:hAnsi="微软雅黑" w:hint="eastAsia"/>
          <w:color w:val="222222"/>
        </w:rPr>
        <w:t>-</w:t>
      </w:r>
      <w:r>
        <w:rPr>
          <w:rFonts w:ascii="微软雅黑" w:eastAsia="微软雅黑" w:hAnsi="微软雅黑" w:hint="eastAsia"/>
          <w:color w:val="222222"/>
        </w:rPr>
        <w:t>定位</w:t>
      </w:r>
      <w:r>
        <w:rPr>
          <w:rFonts w:ascii="微软雅黑" w:eastAsia="微软雅黑" w:hAnsi="微软雅黑" w:hint="eastAsia"/>
          <w:color w:val="222222"/>
        </w:rPr>
        <w:t>-</w:t>
      </w:r>
      <w:r>
        <w:rPr>
          <w:rFonts w:ascii="微软雅黑" w:eastAsia="微软雅黑" w:hAnsi="微软雅黑" w:hint="eastAsia"/>
          <w:color w:val="222222"/>
        </w:rPr>
        <w:t>优化</w:t>
      </w:r>
      <w:r>
        <w:rPr>
          <w:rFonts w:ascii="微软雅黑" w:eastAsia="微软雅黑" w:hAnsi="微软雅黑" w:hint="eastAsia"/>
          <w:color w:val="222222"/>
        </w:rPr>
        <w:t>-</w:t>
      </w:r>
      <w:r>
        <w:rPr>
          <w:rFonts w:ascii="微软雅黑" w:eastAsia="微软雅黑" w:hAnsi="微软雅黑" w:hint="eastAsia"/>
          <w:color w:val="222222"/>
        </w:rPr>
        <w:t>复测路径，以数据驳回了想当然的优化方案；</w:t>
      </w:r>
      <w:r>
        <w:rPr>
          <w:rFonts w:ascii="微软雅黑" w:eastAsia="微软雅黑" w:hAnsi="微软雅黑" w:hint="eastAsia"/>
          <w:color w:val="222222"/>
        </w:rPr>
        <w:t xml:space="preserve">10,000 </w:t>
      </w:r>
      <w:r>
        <w:rPr>
          <w:rFonts w:ascii="微软雅黑" w:eastAsia="微软雅黑" w:hAnsi="微软雅黑" w:hint="eastAsia"/>
          <w:color w:val="222222"/>
        </w:rPr>
        <w:t>条告警的数据规模准备则验证了</w:t>
      </w:r>
      <w:r>
        <w:rPr>
          <w:rFonts w:ascii="微软雅黑" w:eastAsia="微软雅黑" w:hAnsi="微软雅黑" w:hint="eastAsia"/>
          <w:color w:val="222222"/>
        </w:rPr>
        <w:t xml:space="preserve"> 6.1.1"</w:t>
      </w:r>
      <w:r>
        <w:rPr>
          <w:rFonts w:ascii="微软雅黑" w:eastAsia="微软雅黑" w:hAnsi="微软雅黑" w:hint="eastAsia"/>
          <w:color w:val="222222"/>
        </w:rPr>
        <w:t>数据过少结论无意义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的警告——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Fonts w:ascii="微软雅黑" w:eastAsia="微软雅黑" w:hAnsi="微软雅黑" w:hint="eastAsia"/>
          <w:color w:val="222222"/>
        </w:rPr>
        <w:t>总数截断缺陷仅在数据超万后暴露。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v0.6 </w:t>
      </w:r>
      <w:r>
        <w:rPr>
          <w:rStyle w:val="a4"/>
          <w:rFonts w:ascii="微软雅黑" w:eastAsia="微软雅黑" w:hAnsi="微软雅黑" w:hint="eastAsia"/>
          <w:color w:val="222222"/>
        </w:rPr>
        <w:t>迭代兑现了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S50 </w:t>
      </w:r>
      <w:r>
        <w:rPr>
          <w:rStyle w:val="a4"/>
          <w:rFonts w:ascii="微软雅黑" w:eastAsia="微软雅黑" w:hAnsi="微软雅黑" w:hint="eastAsia"/>
          <w:color w:val="222222"/>
        </w:rPr>
        <w:t>登记的全部两项遗留：复核派单闭环（</w:t>
      </w:r>
      <w:r>
        <w:rPr>
          <w:rStyle w:val="a4"/>
          <w:rFonts w:ascii="微软雅黑" w:eastAsia="微软雅黑" w:hAnsi="微软雅黑" w:hint="eastAsia"/>
          <w:color w:val="222222"/>
        </w:rPr>
        <w:t>BUG-003</w:t>
      </w:r>
      <w:r>
        <w:rPr>
          <w:rStyle w:val="a4"/>
          <w:rFonts w:ascii="微软雅黑" w:eastAsia="微软雅黑" w:hAnsi="微软雅黑" w:hint="eastAsia"/>
          <w:color w:val="222222"/>
        </w:rPr>
        <w:t>，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2dsphere </w:t>
      </w:r>
      <w:r>
        <w:rPr>
          <w:rStyle w:val="a4"/>
          <w:rFonts w:ascii="微软雅黑" w:eastAsia="微软雅黑" w:hAnsi="微软雅黑" w:hint="eastAsia"/>
          <w:color w:val="222222"/>
        </w:rPr>
        <w:t>就近派单</w:t>
      </w:r>
      <w:r>
        <w:rPr>
          <w:rStyle w:val="a4"/>
          <w:rFonts w:ascii="微软雅黑" w:eastAsia="微软雅黑" w:hAnsi="微软雅黑" w:hint="eastAsia"/>
          <w:color w:val="222222"/>
        </w:rPr>
        <w:t>+</w:t>
      </w:r>
      <w:r>
        <w:rPr>
          <w:rStyle w:val="a4"/>
          <w:rFonts w:ascii="微软雅黑" w:eastAsia="微软雅黑" w:hAnsi="微软雅黑" w:hint="eastAsia"/>
          <w:color w:val="222222"/>
        </w:rPr>
        <w:t>红外复核图回填</w:t>
      </w:r>
      <w:r>
        <w:rPr>
          <w:rStyle w:val="a4"/>
          <w:rFonts w:ascii="微软雅黑" w:eastAsia="微软雅黑" w:hAnsi="微软雅黑" w:hint="eastAsia"/>
          <w:color w:val="222222"/>
        </w:rPr>
        <w:t>+IT009</w:t>
      </w:r>
      <w:r>
        <w:rPr>
          <w:rStyle w:val="a4"/>
          <w:rFonts w:ascii="微软雅黑" w:eastAsia="微软雅黑" w:hAnsi="微软雅黑" w:hint="eastAsia"/>
          <w:color w:val="222222"/>
        </w:rPr>
        <w:t>）与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ik </w:t>
      </w:r>
      <w:r>
        <w:rPr>
          <w:rStyle w:val="a4"/>
          <w:rFonts w:ascii="微软雅黑" w:eastAsia="微软雅黑" w:hAnsi="微软雅黑" w:hint="eastAsia"/>
          <w:color w:val="222222"/>
        </w:rPr>
        <w:t>中文分词（</w:t>
      </w:r>
      <w:r>
        <w:rPr>
          <w:rStyle w:val="a4"/>
          <w:rFonts w:ascii="微软雅黑" w:eastAsia="微软雅黑" w:hAnsi="微软雅黑" w:hint="eastAsia"/>
          <w:color w:val="222222"/>
        </w:rPr>
        <w:t>BUG-004</w:t>
      </w:r>
      <w:r>
        <w:rPr>
          <w:rStyle w:val="a4"/>
          <w:rFonts w:ascii="微软雅黑" w:eastAsia="微软雅黑" w:hAnsi="微软雅黑" w:hint="eastAsia"/>
          <w:color w:val="222222"/>
        </w:rPr>
        <w:t>，索引升版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v2</w:t>
      </w:r>
      <w:r>
        <w:rPr>
          <w:rStyle w:val="a4"/>
          <w:rFonts w:ascii="微软雅黑" w:eastAsia="微软雅黑" w:hAnsi="微软雅黑" w:hint="eastAsia"/>
          <w:color w:val="222222"/>
        </w:rPr>
        <w:t>），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v0.6 </w:t>
      </w:r>
      <w:r>
        <w:rPr>
          <w:rStyle w:val="a4"/>
          <w:rFonts w:ascii="微软雅黑" w:eastAsia="微软雅黑" w:hAnsi="微软雅黑" w:hint="eastAsia"/>
          <w:color w:val="222222"/>
        </w:rPr>
        <w:t>验收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 8/8 </w:t>
      </w:r>
      <w:r>
        <w:rPr>
          <w:rStyle w:val="a4"/>
          <w:rFonts w:ascii="微软雅黑" w:eastAsia="微软雅黑" w:hAnsi="微软雅黑" w:hint="eastAsia"/>
          <w:color w:val="222222"/>
        </w:rPr>
        <w:t>回归通过（</w:t>
      </w:r>
      <w:r>
        <w:rPr>
          <w:rStyle w:val="a4"/>
          <w:rFonts w:ascii="微软雅黑" w:eastAsia="微软雅黑" w:hAnsi="微软雅黑" w:hint="eastAsia"/>
          <w:color w:val="222222"/>
        </w:rPr>
        <w:t xml:space="preserve">TC021/TC027/IT009/TC032 </w:t>
      </w:r>
      <w:r>
        <w:rPr>
          <w:rStyle w:val="a4"/>
          <w:rFonts w:ascii="微软雅黑" w:eastAsia="微软雅黑" w:hAnsi="微软雅黑" w:hint="eastAsia"/>
          <w:color w:val="222222"/>
        </w:rPr>
        <w:t>全部转绿）</w:t>
      </w:r>
      <w:r>
        <w:rPr>
          <w:rFonts w:ascii="微软雅黑" w:eastAsia="微软雅黑" w:hAnsi="微软雅黑" w:hint="eastAsia"/>
          <w:color w:val="222222"/>
        </w:rPr>
        <w:t>；</w:t>
      </w:r>
      <w:r>
        <w:rPr>
          <w:rFonts w:ascii="微软雅黑" w:eastAsia="微软雅黑" w:hAnsi="微软雅黑" w:hint="eastAsia"/>
          <w:color w:val="222222"/>
        </w:rPr>
        <w:t xml:space="preserve">2 </w:t>
      </w:r>
      <w:r>
        <w:rPr>
          <w:rFonts w:ascii="微软雅黑" w:eastAsia="微软雅黑" w:hAnsi="微软雅黑" w:hint="eastAsia"/>
          <w:color w:val="222222"/>
        </w:rPr>
        <w:t>项设计差异（注册端点、影像元数据主题）均有登记。第</w:t>
      </w:r>
      <w:r>
        <w:rPr>
          <w:rFonts w:ascii="微软雅黑" w:eastAsia="微软雅黑" w:hAnsi="微软雅黑" w:hint="eastAsia"/>
          <w:color w:val="222222"/>
        </w:rPr>
        <w:t xml:space="preserve"> 2~6 </w:t>
      </w:r>
      <w:r>
        <w:rPr>
          <w:rFonts w:ascii="微软雅黑" w:eastAsia="微软雅黑" w:hAnsi="微软雅黑" w:hint="eastAsia"/>
          <w:color w:val="222222"/>
        </w:rPr>
        <w:t>章至此闭环：第</w:t>
      </w:r>
      <w:r>
        <w:rPr>
          <w:rFonts w:ascii="微软雅黑" w:eastAsia="微软雅黑" w:hAnsi="微软雅黑" w:hint="eastAsia"/>
          <w:color w:val="222222"/>
        </w:rPr>
        <w:t xml:space="preserve"> 3 </w:t>
      </w:r>
      <w:r>
        <w:rPr>
          <w:rFonts w:ascii="微软雅黑" w:eastAsia="微软雅黑" w:hAnsi="微软雅黑" w:hint="eastAsia"/>
          <w:color w:val="222222"/>
        </w:rPr>
        <w:t>章定需求与指标，第</w:t>
      </w:r>
      <w:r>
        <w:rPr>
          <w:rFonts w:ascii="微软雅黑" w:eastAsia="微软雅黑" w:hAnsi="微软雅黑" w:hint="eastAsia"/>
          <w:color w:val="222222"/>
        </w:rPr>
        <w:t xml:space="preserve"> 4 </w:t>
      </w:r>
      <w:r>
        <w:rPr>
          <w:rFonts w:ascii="微软雅黑" w:eastAsia="微软雅黑" w:hAnsi="微软雅黑" w:hint="eastAsia"/>
          <w:color w:val="222222"/>
        </w:rPr>
        <w:t>章定架构与数据，第</w:t>
      </w:r>
      <w:r>
        <w:rPr>
          <w:rFonts w:ascii="微软雅黑" w:eastAsia="微软雅黑" w:hAnsi="微软雅黑" w:hint="eastAsia"/>
          <w:color w:val="222222"/>
        </w:rPr>
        <w:t xml:space="preserve"> 5 </w:t>
      </w:r>
      <w:r>
        <w:rPr>
          <w:rFonts w:ascii="微软雅黑" w:eastAsia="微软雅黑" w:hAnsi="微软雅黑" w:hint="eastAsia"/>
          <w:color w:val="222222"/>
        </w:rPr>
        <w:t>章定实现与故障预案，第</w:t>
      </w:r>
      <w:r>
        <w:rPr>
          <w:rFonts w:ascii="微软雅黑" w:eastAsia="微软雅黑" w:hAnsi="微软雅黑" w:hint="eastAsia"/>
          <w:color w:val="222222"/>
        </w:rPr>
        <w:t xml:space="preserve"> 6 </w:t>
      </w:r>
      <w:r>
        <w:rPr>
          <w:rFonts w:ascii="微软雅黑" w:eastAsia="微软雅黑" w:hAnsi="微软雅黑" w:hint="eastAsia"/>
          <w:color w:val="222222"/>
        </w:rPr>
        <w:t>章以实测数据验证需求达成度并反哺优化方向（</w:t>
      </w:r>
      <w:r>
        <w:rPr>
          <w:rFonts w:ascii="微软雅黑" w:eastAsia="微软雅黑" w:hAnsi="微软雅黑" w:hint="eastAsia"/>
          <w:color w:val="222222"/>
        </w:rPr>
        <w:t xml:space="preserve">6.6.3 </w:t>
      </w:r>
      <w:r>
        <w:rPr>
          <w:rFonts w:ascii="微软雅黑" w:eastAsia="微软雅黑" w:hAnsi="微软雅黑" w:hint="eastAsia"/>
          <w:color w:val="222222"/>
        </w:rPr>
        <w:t>第</w:t>
      </w:r>
      <w:r>
        <w:rPr>
          <w:rFonts w:ascii="微软雅黑" w:eastAsia="微软雅黑" w:hAnsi="微软雅黑" w:hint="eastAsia"/>
          <w:color w:val="222222"/>
        </w:rPr>
        <w:t xml:space="preserve"> 4 </w:t>
      </w:r>
      <w:r>
        <w:rPr>
          <w:rFonts w:ascii="微软雅黑" w:eastAsia="微软雅黑" w:hAnsi="微软雅黑" w:hint="eastAsia"/>
          <w:color w:val="222222"/>
        </w:rPr>
        <w:t>点的架构启示将写入第</w:t>
      </w:r>
      <w:r>
        <w:rPr>
          <w:rFonts w:ascii="微软雅黑" w:eastAsia="微软雅黑" w:hAnsi="微软雅黑" w:hint="eastAsia"/>
          <w:color w:val="222222"/>
        </w:rPr>
        <w:t xml:space="preserve"> 7 </w:t>
      </w:r>
      <w:r>
        <w:rPr>
          <w:rFonts w:ascii="微软雅黑" w:eastAsia="微软雅黑" w:hAnsi="微软雅黑" w:hint="eastAsia"/>
          <w:color w:val="222222"/>
        </w:rPr>
        <w:t>章后续改进）。</w:t>
      </w:r>
    </w:p>
    <w:p w14:paraId="45CB0CEE" w14:textId="77777777" w:rsidR="008D7DB7" w:rsidRDefault="008D7DB7">
      <w:pPr>
        <w:spacing w:before="360" w:after="360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pict w14:anchorId="53984E7C">
          <v:rect id="_x0000_i1031" style="width:0;height:1.5pt" o:hralign="center" o:hrstd="t" o:hr="t" fillcolor="#a0a0a0" stroked="f"/>
        </w:pict>
      </w:r>
    </w:p>
    <w:p w14:paraId="19BBE014" w14:textId="77777777" w:rsidR="008D7DB7" w:rsidRDefault="008D7DB7">
      <w:pPr>
        <w:pStyle w:val="2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第</w:t>
      </w:r>
      <w:r>
        <w:rPr>
          <w:rFonts w:ascii="微软雅黑" w:eastAsia="微软雅黑" w:hAnsi="微软雅黑" w:hint="eastAsia"/>
          <w:color w:val="222222"/>
        </w:rPr>
        <w:t xml:space="preserve"> 7 </w:t>
      </w:r>
      <w:r>
        <w:rPr>
          <w:rFonts w:ascii="微软雅黑" w:eastAsia="微软雅黑" w:hAnsi="微软雅黑" w:hint="eastAsia"/>
          <w:color w:val="222222"/>
        </w:rPr>
        <w:t>章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总结与展望</w:t>
      </w:r>
    </w:p>
    <w:p w14:paraId="57901C08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7.1 </w:t>
      </w:r>
      <w:r>
        <w:rPr>
          <w:rFonts w:ascii="微软雅黑" w:eastAsia="微软雅黑" w:hAnsi="微软雅黑" w:hint="eastAsia"/>
          <w:color w:val="222222"/>
        </w:rPr>
        <w:t>工作总结</w:t>
      </w:r>
    </w:p>
    <w:p w14:paraId="4E9044A9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本项目完成了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无人机</w:t>
      </w:r>
      <w:r>
        <w:rPr>
          <w:rFonts w:ascii="微软雅黑" w:eastAsia="微软雅黑" w:hAnsi="微软雅黑" w:hint="eastAsia"/>
          <w:color w:val="222222"/>
        </w:rPr>
        <w:t>-</w:t>
      </w:r>
      <w:r>
        <w:rPr>
          <w:rFonts w:ascii="微软雅黑" w:eastAsia="微软雅黑" w:hAnsi="微软雅黑" w:hint="eastAsia"/>
          <w:color w:val="222222"/>
        </w:rPr>
        <w:t>机器狗空地协同巡检集成平台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从设计到测试交付的全过程，工作按阶段总结如下：</w:t>
      </w:r>
    </w:p>
    <w:p w14:paraId="0FA6D480" w14:textId="77777777" w:rsidR="008D7DB7" w:rsidRDefault="008D7DB7">
      <w:pPr>
        <w:numPr>
          <w:ilvl w:val="0"/>
          <w:numId w:val="3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环境与基础</w:t>
      </w:r>
      <w:r>
        <w:rPr>
          <w:rFonts w:ascii="微软雅黑" w:eastAsia="微软雅黑" w:hAnsi="微软雅黑" w:hint="eastAsia"/>
          <w:color w:val="222222"/>
        </w:rPr>
        <w:t>：以</w:t>
      </w:r>
      <w:r>
        <w:rPr>
          <w:rFonts w:ascii="微软雅黑" w:eastAsia="微软雅黑" w:hAnsi="微软雅黑" w:hint="eastAsia"/>
          <w:color w:val="222222"/>
        </w:rPr>
        <w:t xml:space="preserve"> Docker </w:t>
      </w:r>
      <w:r>
        <w:rPr>
          <w:rFonts w:ascii="微软雅黑" w:eastAsia="微软雅黑" w:hAnsi="微软雅黑" w:hint="eastAsia"/>
          <w:color w:val="222222"/>
        </w:rPr>
        <w:t>编排六大组件（</w:t>
      </w:r>
      <w:r>
        <w:rPr>
          <w:rFonts w:ascii="微软雅黑" w:eastAsia="微软雅黑" w:hAnsi="微软雅黑" w:hint="eastAsia"/>
          <w:color w:val="222222"/>
        </w:rPr>
        <w:t>HDFS 3.3.6 / MongoDB 6.0 / Kafka 4.0.0 / ES 8.13 + Kibana / Nginx 1.25</w:t>
      </w:r>
      <w:r>
        <w:rPr>
          <w:rFonts w:ascii="微软雅黑" w:eastAsia="微软雅黑" w:hAnsi="微软雅黑" w:hint="eastAsia"/>
          <w:color w:val="222222"/>
        </w:rPr>
        <w:t>），产出可复现的初始化脚本（副本集、</w:t>
      </w:r>
      <w:r>
        <w:rPr>
          <w:rFonts w:ascii="微软雅黑" w:eastAsia="微软雅黑" w:hAnsi="微软雅黑" w:hint="eastAsia"/>
          <w:color w:val="222222"/>
        </w:rPr>
        <w:t xml:space="preserve">8 </w:t>
      </w:r>
      <w:r>
        <w:rPr>
          <w:rFonts w:ascii="微软雅黑" w:eastAsia="微软雅黑" w:hAnsi="微软雅黑" w:hint="eastAsia"/>
          <w:color w:val="222222"/>
        </w:rPr>
        <w:t>主题、限流与负载均衡配置）；踩坑</w:t>
      </w:r>
      <w:r>
        <w:rPr>
          <w:rFonts w:ascii="微软雅黑" w:eastAsia="微软雅黑" w:hAnsi="微软雅黑" w:hint="eastAsia"/>
          <w:color w:val="222222"/>
        </w:rPr>
        <w:t xml:space="preserve"> 39 </w:t>
      </w:r>
      <w:r>
        <w:rPr>
          <w:rFonts w:ascii="微软雅黑" w:eastAsia="微软雅黑" w:hAnsi="微软雅黑" w:hint="eastAsia"/>
          <w:color w:val="222222"/>
        </w:rPr>
        <w:t>项全部实录入</w:t>
      </w:r>
      <w:r>
        <w:rPr>
          <w:rFonts w:ascii="微软雅黑" w:eastAsia="微软雅黑" w:hAnsi="微软雅黑" w:hint="eastAsia"/>
          <w:color w:val="222222"/>
        </w:rPr>
        <w:t xml:space="preserve"> STATE </w:t>
      </w:r>
      <w:r>
        <w:rPr>
          <w:rFonts w:ascii="微软雅黑" w:eastAsia="微软雅黑" w:hAnsi="微软雅黑" w:hint="eastAsia"/>
          <w:color w:val="222222"/>
        </w:rPr>
        <w:t>风险档案（如</w:t>
      </w:r>
      <w:r>
        <w:rPr>
          <w:rFonts w:ascii="微软雅黑" w:eastAsia="微软雅黑" w:hAnsi="微软雅黑" w:hint="eastAsia"/>
          <w:color w:val="222222"/>
        </w:rPr>
        <w:t xml:space="preserve"> envtoconf </w:t>
      </w:r>
      <w:r>
        <w:rPr>
          <w:rFonts w:ascii="微软雅黑" w:eastAsia="微软雅黑" w:hAnsi="微软雅黑" w:hint="eastAsia"/>
          <w:color w:val="222222"/>
        </w:rPr>
        <w:t>缺陷、</w:t>
      </w:r>
      <w:r>
        <w:rPr>
          <w:rFonts w:ascii="微软雅黑" w:eastAsia="微软雅黑" w:hAnsi="微软雅黑" w:hint="eastAsia"/>
          <w:color w:val="222222"/>
        </w:rPr>
        <w:t xml:space="preserve">Kibana basePath </w:t>
      </w:r>
      <w:r>
        <w:rPr>
          <w:rFonts w:ascii="微软雅黑" w:eastAsia="微软雅黑" w:hAnsi="微软雅黑" w:hint="eastAsia"/>
          <w:color w:val="222222"/>
        </w:rPr>
        <w:t>反代、</w:t>
      </w:r>
      <w:r>
        <w:rPr>
          <w:rFonts w:ascii="微软雅黑" w:eastAsia="微软雅黑" w:hAnsi="微软雅黑" w:hint="eastAsia"/>
          <w:color w:val="222222"/>
        </w:rPr>
        <w:t xml:space="preserve">Kafka </w:t>
      </w:r>
      <w:r>
        <w:rPr>
          <w:rFonts w:ascii="微软雅黑" w:eastAsia="微软雅黑" w:hAnsi="微软雅黑" w:hint="eastAsia"/>
          <w:color w:val="222222"/>
        </w:rPr>
        <w:t>镜像更换等），形成可复用的排错知识。</w:t>
      </w:r>
    </w:p>
    <w:p w14:paraId="0E32E275" w14:textId="77777777" w:rsidR="008D7DB7" w:rsidRDefault="008D7DB7">
      <w:pPr>
        <w:numPr>
          <w:ilvl w:val="0"/>
          <w:numId w:val="3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核心链路</w:t>
      </w:r>
      <w:r>
        <w:rPr>
          <w:rFonts w:ascii="微软雅黑" w:eastAsia="微软雅黑" w:hAnsi="微软雅黑" w:hint="eastAsia"/>
          <w:color w:val="222222"/>
        </w:rPr>
        <w:t>：仿真侧实现多模式轨迹、优先级任务队列、电量循环与故障注入；平台侧实现心跳</w:t>
      </w:r>
      <w:r>
        <w:rPr>
          <w:rFonts w:ascii="微软雅黑" w:eastAsia="微软雅黑" w:hAnsi="微软雅黑" w:hint="eastAsia"/>
          <w:color w:val="222222"/>
        </w:rPr>
        <w:t xml:space="preserve"> upsert</w:t>
      </w:r>
      <w:r>
        <w:rPr>
          <w:rFonts w:ascii="微软雅黑" w:eastAsia="微软雅黑" w:hAnsi="微软雅黑" w:hint="eastAsia"/>
          <w:color w:val="222222"/>
        </w:rPr>
        <w:t>、告警三写（</w:t>
      </w:r>
      <w:r>
        <w:rPr>
          <w:rFonts w:ascii="微软雅黑" w:eastAsia="微软雅黑" w:hAnsi="微软雅黑" w:hint="eastAsia"/>
          <w:color w:val="222222"/>
        </w:rPr>
        <w:t xml:space="preserve">HDFS </w:t>
      </w:r>
      <w:r>
        <w:rPr>
          <w:rFonts w:ascii="微软雅黑" w:eastAsia="微软雅黑" w:hAnsi="微软雅黑" w:hint="eastAsia"/>
          <w:color w:val="222222"/>
        </w:rPr>
        <w:t>证据图</w:t>
      </w:r>
      <w:r>
        <w:rPr>
          <w:rFonts w:ascii="微软雅黑" w:eastAsia="微软雅黑" w:hAnsi="微软雅黑" w:hint="eastAsia"/>
          <w:color w:val="222222"/>
        </w:rPr>
        <w:t xml:space="preserve"> + MongoDB </w:t>
      </w:r>
      <w:r>
        <w:rPr>
          <w:rFonts w:ascii="微软雅黑" w:eastAsia="微软雅黑" w:hAnsi="微软雅黑" w:hint="eastAsia"/>
          <w:color w:val="222222"/>
        </w:rPr>
        <w:t>权威</w:t>
      </w:r>
      <w:r>
        <w:rPr>
          <w:rFonts w:ascii="微软雅黑" w:eastAsia="微软雅黑" w:hAnsi="微软雅黑" w:hint="eastAsia"/>
          <w:color w:val="222222"/>
        </w:rPr>
        <w:t xml:space="preserve"> + ES </w:t>
      </w:r>
      <w:r>
        <w:rPr>
          <w:rFonts w:ascii="微软雅黑" w:eastAsia="微软雅黑" w:hAnsi="微软雅黑" w:hint="eastAsia"/>
          <w:color w:val="222222"/>
        </w:rPr>
        <w:t>检索副本）、指令下行与回执驱动状态机、离线检测、组合检索与聚合统计。</w:t>
      </w:r>
    </w:p>
    <w:p w14:paraId="51265F92" w14:textId="77777777" w:rsidR="008D7DB7" w:rsidRDefault="008D7DB7">
      <w:pPr>
        <w:numPr>
          <w:ilvl w:val="0"/>
          <w:numId w:val="3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业务闭环（</w:t>
      </w:r>
      <w:r>
        <w:rPr>
          <w:rStyle w:val="a4"/>
          <w:rFonts w:ascii="微软雅黑" w:eastAsia="微软雅黑" w:hAnsi="微软雅黑" w:hint="eastAsia"/>
          <w:color w:val="222222"/>
        </w:rPr>
        <w:t>v0.6</w:t>
      </w:r>
      <w:r>
        <w:rPr>
          <w:rStyle w:val="a4"/>
          <w:rFonts w:ascii="微软雅黑" w:eastAsia="微软雅黑" w:hAnsi="微软雅黑" w:hint="eastAsia"/>
          <w:color w:val="222222"/>
        </w:rPr>
        <w:t>）</w:t>
      </w:r>
      <w:r>
        <w:rPr>
          <w:rFonts w:ascii="微软雅黑" w:eastAsia="微软雅黑" w:hAnsi="微软雅黑" w:hint="eastAsia"/>
          <w:color w:val="222222"/>
        </w:rPr>
        <w:t>：兑现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高空发现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就近派单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抵近复核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证据回填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闭环——</w:t>
      </w:r>
      <w:r>
        <w:rPr>
          <w:rFonts w:ascii="微软雅黑" w:eastAsia="微软雅黑" w:hAnsi="微软雅黑" w:hint="eastAsia"/>
          <w:color w:val="222222"/>
        </w:rPr>
        <w:t xml:space="preserve">2dsphere </w:t>
      </w:r>
      <w:r>
        <w:rPr>
          <w:rFonts w:ascii="微软雅黑" w:eastAsia="微软雅黑" w:hAnsi="微软雅黑" w:hint="eastAsia"/>
          <w:color w:val="222222"/>
        </w:rPr>
        <w:t>就近派机器狗、</w:t>
      </w:r>
      <w:r>
        <w:rPr>
          <w:rFonts w:ascii="微软雅黑" w:eastAsia="微软雅黑" w:hAnsi="微软雅黑" w:hint="eastAsia"/>
          <w:color w:val="222222"/>
        </w:rPr>
        <w:t xml:space="preserve">POINT_REVIEW </w:t>
      </w:r>
      <w:r>
        <w:rPr>
          <w:rFonts w:ascii="微软雅黑" w:eastAsia="微软雅黑" w:hAnsi="微软雅黑" w:hint="eastAsia"/>
          <w:color w:val="222222"/>
        </w:rPr>
        <w:t>任务关联告警、</w:t>
      </w:r>
      <w:r>
        <w:rPr>
          <w:rFonts w:ascii="微软雅黑" w:eastAsia="微软雅黑" w:hAnsi="微软雅黑" w:hint="eastAsia"/>
          <w:color w:val="222222"/>
        </w:rPr>
        <w:t xml:space="preserve">DONE </w:t>
      </w:r>
      <w:r>
        <w:rPr>
          <w:rFonts w:ascii="微软雅黑" w:eastAsia="微软雅黑" w:hAnsi="微软雅黑" w:hint="eastAsia"/>
          <w:color w:val="222222"/>
        </w:rPr>
        <w:t>回执回填红外复核图与结论、</w:t>
      </w:r>
      <w:r>
        <w:rPr>
          <w:rFonts w:ascii="微软雅黑" w:eastAsia="微软雅黑" w:hAnsi="微软雅黑" w:hint="eastAsia"/>
          <w:color w:val="222222"/>
        </w:rPr>
        <w:t xml:space="preserve">IT009 </w:t>
      </w:r>
      <w:r>
        <w:rPr>
          <w:rFonts w:ascii="微软雅黑" w:eastAsia="微软雅黑" w:hAnsi="微软雅黑" w:hint="eastAsia"/>
          <w:color w:val="222222"/>
        </w:rPr>
        <w:t>手动复核兜底；安装</w:t>
      </w:r>
      <w:r>
        <w:rPr>
          <w:rFonts w:ascii="微软雅黑" w:eastAsia="微软雅黑" w:hAnsi="微软雅黑" w:hint="eastAsia"/>
          <w:color w:val="222222"/>
        </w:rPr>
        <w:t xml:space="preserve"> ik </w:t>
      </w:r>
      <w:r>
        <w:rPr>
          <w:rFonts w:ascii="微软雅黑" w:eastAsia="微软雅黑" w:hAnsi="微软雅黑" w:hint="eastAsia"/>
          <w:color w:val="222222"/>
        </w:rPr>
        <w:t>插件并升版索引实现中文分词检索。</w:t>
      </w:r>
    </w:p>
    <w:p w14:paraId="482D3F4D" w14:textId="77777777" w:rsidR="008D7DB7" w:rsidRDefault="008D7DB7">
      <w:pPr>
        <w:numPr>
          <w:ilvl w:val="0"/>
          <w:numId w:val="35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测试与优化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S50 </w:t>
      </w:r>
      <w:r>
        <w:rPr>
          <w:rFonts w:ascii="微软雅黑" w:eastAsia="微软雅黑" w:hAnsi="微软雅黑" w:hint="eastAsia"/>
          <w:color w:val="222222"/>
        </w:rPr>
        <w:t>全量测试（功能</w:t>
      </w:r>
      <w:r>
        <w:rPr>
          <w:rFonts w:ascii="微软雅黑" w:eastAsia="微软雅黑" w:hAnsi="微软雅黑" w:hint="eastAsia"/>
          <w:color w:val="222222"/>
        </w:rPr>
        <w:t xml:space="preserve"> 34/34</w:t>
      </w:r>
      <w:r>
        <w:rPr>
          <w:rFonts w:ascii="微软雅黑" w:eastAsia="微软雅黑" w:hAnsi="微软雅黑" w:hint="eastAsia"/>
          <w:color w:val="222222"/>
        </w:rPr>
        <w:t>、接口</w:t>
      </w:r>
      <w:r>
        <w:rPr>
          <w:rFonts w:ascii="微软雅黑" w:eastAsia="微软雅黑" w:hAnsi="微软雅黑" w:hint="eastAsia"/>
          <w:color w:val="222222"/>
        </w:rPr>
        <w:t xml:space="preserve"> 14/15</w:t>
      </w:r>
      <w:r>
        <w:rPr>
          <w:rFonts w:ascii="微软雅黑" w:eastAsia="微软雅黑" w:hAnsi="微软雅黑" w:hint="eastAsia"/>
          <w:color w:val="222222"/>
        </w:rPr>
        <w:t>、性能</w:t>
      </w:r>
      <w:r>
        <w:rPr>
          <w:rFonts w:ascii="微软雅黑" w:eastAsia="微软雅黑" w:hAnsi="微软雅黑" w:hint="eastAsia"/>
          <w:color w:val="222222"/>
        </w:rPr>
        <w:t xml:space="preserve"> 7/7</w:t>
      </w:r>
      <w:r>
        <w:rPr>
          <w:rFonts w:ascii="微软雅黑" w:eastAsia="微软雅黑" w:hAnsi="微软雅黑" w:hint="eastAsia"/>
          <w:color w:val="222222"/>
        </w:rPr>
        <w:t>），数据规模按设计补齐</w:t>
      </w:r>
      <w:r>
        <w:rPr>
          <w:rFonts w:ascii="微软雅黑" w:eastAsia="微软雅黑" w:hAnsi="微软雅黑" w:hint="eastAsia"/>
          <w:color w:val="222222"/>
        </w:rPr>
        <w:t xml:space="preserve"> 10,000 </w:t>
      </w:r>
      <w:r>
        <w:rPr>
          <w:rFonts w:ascii="微软雅黑" w:eastAsia="微软雅黑" w:hAnsi="微软雅黑" w:hint="eastAsia"/>
          <w:color w:val="222222"/>
        </w:rPr>
        <w:t>条告警；测试暴露并修复</w:t>
      </w:r>
      <w:r>
        <w:rPr>
          <w:rFonts w:ascii="微软雅黑" w:eastAsia="微软雅黑" w:hAnsi="微软雅黑" w:hint="eastAsia"/>
          <w:color w:val="222222"/>
        </w:rPr>
        <w:t xml:space="preserve"> 4 </w:t>
      </w:r>
      <w:r>
        <w:rPr>
          <w:rFonts w:ascii="微软雅黑" w:eastAsia="微软雅黑" w:hAnsi="微软雅黑" w:hint="eastAsia"/>
          <w:color w:val="222222"/>
        </w:rPr>
        <w:t>项真实缺陷（限流缺失、时序集合缺索引、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Fonts w:ascii="微软雅黑" w:eastAsia="微软雅黑" w:hAnsi="微软雅黑" w:hint="eastAsia"/>
          <w:color w:val="222222"/>
        </w:rPr>
        <w:t>总数截断、并发取消竞态），完成</w:t>
      </w:r>
      <w:r>
        <w:rPr>
          <w:rFonts w:ascii="微软雅黑" w:eastAsia="微软雅黑" w:hAnsi="微软雅黑" w:hint="eastAsia"/>
          <w:color w:val="222222"/>
        </w:rPr>
        <w:t xml:space="preserve">"888.8 ms </w:t>
      </w:r>
      <w:r>
        <w:rPr>
          <w:rFonts w:ascii="微软雅黑" w:eastAsia="微软雅黑" w:hAnsi="微软雅黑" w:hint="eastAsia"/>
          <w:color w:val="222222"/>
        </w:rPr>
        <w:t>→</w:t>
      </w:r>
      <w:r>
        <w:rPr>
          <w:rFonts w:ascii="微软雅黑" w:eastAsia="微软雅黑" w:hAnsi="微软雅黑" w:hint="eastAsia"/>
          <w:color w:val="222222"/>
        </w:rPr>
        <w:t xml:space="preserve"> 36.3 ms"</w:t>
      </w:r>
      <w:r>
        <w:rPr>
          <w:rFonts w:ascii="微软雅黑" w:eastAsia="微软雅黑" w:hAnsi="微软雅黑" w:hint="eastAsia"/>
          <w:color w:val="222222"/>
        </w:rPr>
        <w:t>的测量</w:t>
      </w:r>
      <w:r>
        <w:rPr>
          <w:rFonts w:ascii="微软雅黑" w:eastAsia="微软雅黑" w:hAnsi="微软雅黑" w:hint="eastAsia"/>
          <w:color w:val="222222"/>
        </w:rPr>
        <w:t>-</w:t>
      </w:r>
      <w:r>
        <w:rPr>
          <w:rFonts w:ascii="微软雅黑" w:eastAsia="微软雅黑" w:hAnsi="微软雅黑" w:hint="eastAsia"/>
          <w:color w:val="222222"/>
        </w:rPr>
        <w:t>定位</w:t>
      </w:r>
      <w:r>
        <w:rPr>
          <w:rFonts w:ascii="微软雅黑" w:eastAsia="微软雅黑" w:hAnsi="微软雅黑" w:hint="eastAsia"/>
          <w:color w:val="222222"/>
        </w:rPr>
        <w:t>-</w:t>
      </w:r>
      <w:r>
        <w:rPr>
          <w:rFonts w:ascii="微软雅黑" w:eastAsia="微软雅黑" w:hAnsi="微软雅黑" w:hint="eastAsia"/>
          <w:color w:val="222222"/>
        </w:rPr>
        <w:t>优化</w:t>
      </w:r>
      <w:r>
        <w:rPr>
          <w:rFonts w:ascii="微软雅黑" w:eastAsia="微软雅黑" w:hAnsi="微软雅黑" w:hint="eastAsia"/>
          <w:color w:val="222222"/>
        </w:rPr>
        <w:t>-</w:t>
      </w:r>
      <w:r>
        <w:rPr>
          <w:rFonts w:ascii="微软雅黑" w:eastAsia="微软雅黑" w:hAnsi="微软雅黑" w:hint="eastAsia"/>
          <w:color w:val="222222"/>
        </w:rPr>
        <w:t>复测全路径；缺陷登记</w:t>
      </w:r>
      <w:r>
        <w:rPr>
          <w:rFonts w:ascii="微软雅黑" w:eastAsia="微软雅黑" w:hAnsi="微软雅黑" w:hint="eastAsia"/>
          <w:color w:val="222222"/>
        </w:rPr>
        <w:t xml:space="preserve"> BUG-001~008 </w:t>
      </w:r>
      <w:r>
        <w:rPr>
          <w:rFonts w:ascii="微软雅黑" w:eastAsia="微软雅黑" w:hAnsi="微软雅黑" w:hint="eastAsia"/>
          <w:color w:val="222222"/>
        </w:rPr>
        <w:t>全部闭环（修复</w:t>
      </w:r>
      <w:r>
        <w:rPr>
          <w:rFonts w:ascii="微软雅黑" w:eastAsia="微软雅黑" w:hAnsi="微软雅黑" w:hint="eastAsia"/>
          <w:color w:val="222222"/>
        </w:rPr>
        <w:t xml:space="preserve"> 6</w:t>
      </w:r>
      <w:r>
        <w:rPr>
          <w:rFonts w:ascii="微软雅黑" w:eastAsia="微软雅黑" w:hAnsi="微软雅黑" w:hint="eastAsia"/>
          <w:color w:val="222222"/>
        </w:rPr>
        <w:t>、设计差异</w:t>
      </w:r>
      <w:r>
        <w:rPr>
          <w:rFonts w:ascii="微软雅黑" w:eastAsia="微软雅黑" w:hAnsi="微软雅黑" w:hint="eastAsia"/>
          <w:color w:val="222222"/>
        </w:rPr>
        <w:t xml:space="preserve"> 2</w:t>
      </w:r>
      <w:r>
        <w:rPr>
          <w:rFonts w:ascii="微软雅黑" w:eastAsia="微软雅黑" w:hAnsi="微软雅黑" w:hint="eastAsia"/>
          <w:color w:val="222222"/>
        </w:rPr>
        <w:t>）。</w:t>
      </w:r>
    </w:p>
    <w:p w14:paraId="0AE24FF5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量化成果（均实测）：检索</w:t>
      </w:r>
      <w:r>
        <w:rPr>
          <w:rFonts w:ascii="微软雅黑" w:eastAsia="微软雅黑" w:hAnsi="微软雅黑" w:hint="eastAsia"/>
          <w:color w:val="222222"/>
        </w:rPr>
        <w:t xml:space="preserve"> P95 28 ms</w:t>
      </w:r>
      <w:r>
        <w:rPr>
          <w:rFonts w:ascii="微软雅黑" w:eastAsia="微软雅黑" w:hAnsi="微软雅黑" w:hint="eastAsia"/>
          <w:color w:val="222222"/>
        </w:rPr>
        <w:t>、网关吞吐</w:t>
      </w:r>
      <w:r>
        <w:rPr>
          <w:rFonts w:ascii="微软雅黑" w:eastAsia="微软雅黑" w:hAnsi="微软雅黑" w:hint="eastAsia"/>
          <w:color w:val="222222"/>
        </w:rPr>
        <w:t xml:space="preserve"> 2,632 rps</w:t>
      </w:r>
      <w:r>
        <w:rPr>
          <w:rFonts w:ascii="微软雅黑" w:eastAsia="微软雅黑" w:hAnsi="微软雅黑" w:hint="eastAsia"/>
          <w:color w:val="222222"/>
        </w:rPr>
        <w:t>、遥测批量零丢失、负载均衡</w:t>
      </w:r>
      <w:r>
        <w:rPr>
          <w:rFonts w:ascii="微软雅黑" w:eastAsia="微软雅黑" w:hAnsi="微软雅黑" w:hint="eastAsia"/>
          <w:color w:val="222222"/>
        </w:rPr>
        <w:t xml:space="preserve"> 50/50</w:t>
      </w:r>
      <w:r>
        <w:rPr>
          <w:rFonts w:ascii="微软雅黑" w:eastAsia="微软雅黑" w:hAnsi="微软雅黑" w:hint="eastAsia"/>
          <w:color w:val="222222"/>
        </w:rPr>
        <w:t>、限流</w:t>
      </w:r>
      <w:r>
        <w:rPr>
          <w:rFonts w:ascii="微软雅黑" w:eastAsia="微软雅黑" w:hAnsi="微软雅黑" w:hint="eastAsia"/>
          <w:color w:val="222222"/>
        </w:rPr>
        <w:t xml:space="preserve"> 200 </w:t>
      </w:r>
      <w:r>
        <w:rPr>
          <w:rFonts w:ascii="微软雅黑" w:eastAsia="微软雅黑" w:hAnsi="微软雅黑" w:hint="eastAsia"/>
          <w:color w:val="222222"/>
        </w:rPr>
        <w:t>突发</w:t>
      </w:r>
      <w:r>
        <w:rPr>
          <w:rFonts w:ascii="微软雅黑" w:eastAsia="微软雅黑" w:hAnsi="微软雅黑" w:hint="eastAsia"/>
          <w:color w:val="222222"/>
        </w:rPr>
        <w:t xml:space="preserve"> 158</w:t>
      </w:r>
      <w:r>
        <w:rPr>
          <w:rFonts w:ascii="微软雅黑" w:eastAsia="微软雅黑" w:hAnsi="微软雅黑" w:hint="eastAsia"/>
          <w:color w:val="222222"/>
        </w:rPr>
        <w:t>×</w:t>
      </w:r>
      <w:r>
        <w:rPr>
          <w:rFonts w:ascii="微软雅黑" w:eastAsia="微软雅黑" w:hAnsi="微软雅黑" w:hint="eastAsia"/>
          <w:color w:val="222222"/>
        </w:rPr>
        <w:t>503</w:t>
      </w:r>
      <w:r>
        <w:rPr>
          <w:rFonts w:ascii="微软雅黑" w:eastAsia="微软雅黑" w:hAnsi="微软雅黑" w:hint="eastAsia"/>
          <w:color w:val="222222"/>
        </w:rPr>
        <w:t>、复核闭环验收</w:t>
      </w:r>
      <w:r>
        <w:rPr>
          <w:rFonts w:ascii="微软雅黑" w:eastAsia="微软雅黑" w:hAnsi="微软雅黑" w:hint="eastAsia"/>
          <w:color w:val="222222"/>
        </w:rPr>
        <w:t xml:space="preserve"> 8/8</w:t>
      </w:r>
      <w:r>
        <w:rPr>
          <w:rFonts w:ascii="微软雅黑" w:eastAsia="微软雅黑" w:hAnsi="微软雅黑" w:hint="eastAsia"/>
          <w:color w:val="222222"/>
        </w:rPr>
        <w:t>。全过程</w:t>
      </w:r>
      <w:r>
        <w:rPr>
          <w:rFonts w:ascii="微软雅黑" w:eastAsia="微软雅黑" w:hAnsi="微软雅黑" w:hint="eastAsia"/>
          <w:color w:val="222222"/>
        </w:rPr>
        <w:t xml:space="preserve"> 60 </w:t>
      </w:r>
      <w:r>
        <w:rPr>
          <w:rFonts w:ascii="微软雅黑" w:eastAsia="微软雅黑" w:hAnsi="微软雅黑" w:hint="eastAsia"/>
          <w:color w:val="222222"/>
        </w:rPr>
        <w:t>余次提交、</w:t>
      </w:r>
      <w:r>
        <w:rPr>
          <w:rFonts w:ascii="微软雅黑" w:eastAsia="微软雅黑" w:hAnsi="微软雅黑" w:hint="eastAsia"/>
          <w:color w:val="222222"/>
        </w:rPr>
        <w:t xml:space="preserve">5 </w:t>
      </w:r>
      <w:r>
        <w:rPr>
          <w:rFonts w:ascii="微软雅黑" w:eastAsia="微软雅黑" w:hAnsi="微软雅黑" w:hint="eastAsia"/>
          <w:color w:val="222222"/>
        </w:rPr>
        <w:t>个里程碑（</w:t>
      </w:r>
      <w:r>
        <w:rPr>
          <w:rFonts w:ascii="微软雅黑" w:eastAsia="微软雅黑" w:hAnsi="微软雅黑" w:hint="eastAsia"/>
          <w:color w:val="222222"/>
        </w:rPr>
        <w:t>v0.1~v0.5</w:t>
      </w:r>
      <w:r>
        <w:rPr>
          <w:rFonts w:ascii="微软雅黑" w:eastAsia="微软雅黑" w:hAnsi="微软雅黑" w:hint="eastAsia"/>
          <w:color w:val="222222"/>
        </w:rPr>
        <w:t>），每一步验收结论与排错实录均留痕于</w:t>
      </w:r>
      <w:r>
        <w:rPr>
          <w:rFonts w:ascii="微软雅黑" w:eastAsia="微软雅黑" w:hAnsi="微软雅黑" w:hint="eastAsia"/>
          <w:color w:val="222222"/>
        </w:rPr>
        <w:t xml:space="preserve"> PLAN/STATE </w:t>
      </w:r>
      <w:r>
        <w:rPr>
          <w:rFonts w:ascii="微软雅黑" w:eastAsia="微软雅黑" w:hAnsi="微软雅黑" w:hint="eastAsia"/>
          <w:color w:val="222222"/>
        </w:rPr>
        <w:t>治理文件。</w:t>
      </w:r>
    </w:p>
    <w:p w14:paraId="27221B75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7.2 </w:t>
      </w:r>
      <w:r>
        <w:rPr>
          <w:rFonts w:ascii="微软雅黑" w:eastAsia="微软雅黑" w:hAnsi="微软雅黑" w:hint="eastAsia"/>
          <w:color w:val="222222"/>
        </w:rPr>
        <w:t>不足与改进方向</w:t>
      </w:r>
    </w:p>
    <w:p w14:paraId="62842CD8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>如实记录当前不足（均已列入后续计划</w:t>
      </w:r>
      <w:r>
        <w:rPr>
          <w:rFonts w:ascii="微软雅黑" w:eastAsia="微软雅黑" w:hAnsi="微软雅黑" w:hint="eastAsia"/>
          <w:color w:val="222222"/>
        </w:rPr>
        <w:t xml:space="preserve"> S68~S72</w:t>
      </w:r>
      <w:r>
        <w:rPr>
          <w:rFonts w:ascii="微软雅黑" w:eastAsia="微软雅黑" w:hAnsi="微软雅黑" w:hint="eastAsia"/>
          <w:color w:val="222222"/>
        </w:rPr>
        <w:t>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3464"/>
        <w:gridCol w:w="2234"/>
        <w:gridCol w:w="2073"/>
      </w:tblGrid>
      <w:tr w:rsidR="00000000" w14:paraId="0FD29517" w14:textId="77777777">
        <w:trPr>
          <w:divId w:val="1162816012"/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B9566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34718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不足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EF4262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0F0F0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768856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20"/>
                <w:szCs w:val="20"/>
              </w:rPr>
              <w:t>改进方向（计划）</w:t>
            </w:r>
          </w:p>
        </w:tc>
      </w:tr>
      <w:tr w:rsidR="00000000" w14:paraId="43E9339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AE509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55DA3D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Mongo</w:t>
            </w:r>
            <w:r>
              <w:rPr>
                <w:rFonts w:ascii="Arial" w:eastAsia="微软雅黑" w:hAnsi="Arial" w:cs="Arial"/>
                <w:color w:val="222222"/>
                <w:sz w:val="20"/>
                <w:szCs w:val="20"/>
              </w:rPr>
              <w:t>↔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对账补偿未自动化（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D-5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承诺了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对账补偿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，目前仅日志）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6A230E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副本极端情况下可能静默缺文档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3AC01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S70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：定时对账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差集补写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结果可查</w:t>
            </w:r>
          </w:p>
        </w:tc>
      </w:tr>
      <w:tr w:rsidR="00000000" w14:paraId="76CA387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6BEE0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97972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del w:id="5" w:author="Unknown">
              <w:r>
                <w:rPr>
                  <w:rFonts w:ascii="微软雅黑" w:eastAsia="微软雅黑" w:hAnsi="微软雅黑" w:hint="eastAsia"/>
                  <w:color w:val="222222"/>
                  <w:sz w:val="20"/>
                  <w:szCs w:val="20"/>
                </w:rPr>
                <w:delText>影像元数据链路未接通（</w:delText>
              </w:r>
              <w:r>
                <w:rPr>
                  <w:rFonts w:ascii="微软雅黑" w:eastAsia="微软雅黑" w:hAnsi="微软雅黑" w:hint="eastAsia"/>
                  <w:color w:val="222222"/>
                  <w:sz w:val="20"/>
                  <w:szCs w:val="20"/>
                </w:rPr>
                <w:delText xml:space="preserve">BUG-008 </w:delText>
              </w:r>
              <w:r>
                <w:rPr>
                  <w:rFonts w:ascii="微软雅黑" w:eastAsia="微软雅黑" w:hAnsi="微软雅黑" w:hint="eastAsia"/>
                  <w:color w:val="222222"/>
                  <w:sz w:val="20"/>
                  <w:szCs w:val="20"/>
                </w:rPr>
                <w:delText>设计差异）</w:delText>
              </w:r>
            </w:del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S72 </w:t>
            </w:r>
            <w:r>
              <w:rPr>
                <w:rStyle w:val="a4"/>
                <w:rFonts w:ascii="微软雅黑" w:eastAsia="微软雅黑" w:hAnsi="微软雅黑" w:hint="eastAsia"/>
                <w:color w:val="222222"/>
                <w:sz w:val="20"/>
                <w:szCs w:val="20"/>
              </w:rPr>
              <w:t>已打通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18D87E2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已解决：仿真产生元数据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消费入库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接口可查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A2BA1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完成（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2026-09-14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</w:t>
            </w:r>
          </w:p>
        </w:tc>
      </w:tr>
      <w:tr w:rsidR="00000000" w14:paraId="1A125F8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E5BA00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1D5A7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仿真任务队列在重启后丢失（内存队列，风险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#36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③）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F2406C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重启产生孤儿任务，需人工取消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424FD3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队列持久化或重启补偿机制</w:t>
            </w:r>
          </w:p>
        </w:tc>
      </w:tr>
      <w:tr w:rsidR="00000000" w14:paraId="72413E00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DE6806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ED8AD2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复核结论为仿真规则（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D-21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：哈希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70/30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），非真实识别模型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77CB24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结论无实际视觉依据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3B92EB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接入真实识别模型或规则可配置化</w:t>
            </w:r>
          </w:p>
        </w:tc>
      </w:tr>
      <w:tr w:rsidR="00000000" w14:paraId="1B794EB5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BF46FF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B77911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ES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深分页未防护（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from+size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上限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10,000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，与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BUG-006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同类陷阱）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0735E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深翻页可能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500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0AC425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S71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：超限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400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前端截断提示</w:t>
            </w:r>
          </w:p>
        </w:tc>
      </w:tr>
      <w:tr w:rsidR="00000000" w14:paraId="0D937D84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CD469B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91A5B69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手动复核仅有接口（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IT009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），前端无按钮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31A057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人工处置路径不完整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1E0F13C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S68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：详情面板复核按钮</w:t>
            </w:r>
          </w:p>
        </w:tc>
      </w:tr>
      <w:tr w:rsidR="00000000" w14:paraId="496702BC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E42E7F3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7C93B8F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设备轨迹未可视化（时序数据已具备）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FE8E2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演示缺少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轨迹回放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"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亮点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9A13B2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S69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：轨迹查询接口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地图轨迹线</w:t>
            </w:r>
          </w:p>
        </w:tc>
      </w:tr>
      <w:tr w:rsidR="00000000" w14:paraId="3E0D65BB" w14:textId="77777777">
        <w:trPr>
          <w:divId w:val="1162816012"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E0CFA6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8AD59E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版本库仅本地，无异地备份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31DEB8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数据丢失风险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73A2E41" w14:textId="77777777" w:rsidR="008D7DB7" w:rsidRDefault="008D7DB7">
            <w:pPr>
              <w:spacing w:before="180" w:after="180"/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S60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候选：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 xml:space="preserve">git bundle / </w:t>
            </w:r>
            <w:r>
              <w:rPr>
                <w:rFonts w:ascii="微软雅黑" w:eastAsia="微软雅黑" w:hAnsi="微软雅黑" w:hint="eastAsia"/>
                <w:color w:val="222222"/>
                <w:sz w:val="20"/>
                <w:szCs w:val="20"/>
              </w:rPr>
              <w:t>远端仓库</w:t>
            </w:r>
          </w:p>
        </w:tc>
      </w:tr>
    </w:tbl>
    <w:p w14:paraId="230482EA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>此外，第</w:t>
      </w:r>
      <w:r>
        <w:rPr>
          <w:rFonts w:ascii="微软雅黑" w:eastAsia="微软雅黑" w:hAnsi="微软雅黑" w:hint="eastAsia"/>
          <w:color w:val="222222"/>
        </w:rPr>
        <w:t xml:space="preserve"> 6.6.3 </w:t>
      </w:r>
      <w:r>
        <w:rPr>
          <w:rFonts w:ascii="微软雅黑" w:eastAsia="微软雅黑" w:hAnsi="微软雅黑" w:hint="eastAsia"/>
          <w:color w:val="222222"/>
        </w:rPr>
        <w:t>节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架构启示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的四条结论将作为后续迭代的设计红线：时序集合必须建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{deviceId, ts}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Fonts w:ascii="微软雅黑" w:eastAsia="微软雅黑" w:hAnsi="微软雅黑" w:hint="eastAsia"/>
          <w:color w:val="222222"/>
        </w:rPr>
        <w:t>复合索引；</w:t>
      </w:r>
      <w:r>
        <w:rPr>
          <w:rFonts w:ascii="微软雅黑" w:eastAsia="微软雅黑" w:hAnsi="微软雅黑" w:hint="eastAsia"/>
          <w:color w:val="222222"/>
        </w:rPr>
        <w:t xml:space="preserve">ES </w:t>
      </w:r>
      <w:r>
        <w:rPr>
          <w:rFonts w:ascii="微软雅黑" w:eastAsia="微软雅黑" w:hAnsi="微软雅黑" w:hint="eastAsia"/>
          <w:color w:val="222222"/>
        </w:rPr>
        <w:t>分页</w:t>
      </w:r>
      <w:r>
        <w:rPr>
          <w:rFonts w:ascii="微软雅黑" w:eastAsia="微软雅黑" w:hAnsi="微软雅黑" w:hint="eastAsia"/>
          <w:color w:val="222222"/>
        </w:rPr>
        <w:t>/</w:t>
      </w:r>
      <w:r>
        <w:rPr>
          <w:rFonts w:ascii="微软雅黑" w:eastAsia="微软雅黑" w:hAnsi="微软雅黑" w:hint="eastAsia"/>
          <w:color w:val="222222"/>
        </w:rPr>
        <w:t>统计必须显式</w:t>
      </w:r>
      <w:r>
        <w:rPr>
          <w:rFonts w:ascii="微软雅黑" w:eastAsia="微软雅黑" w:hAnsi="微软雅黑"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track_total_hits</w:t>
      </w:r>
      <w:r>
        <w:rPr>
          <w:rFonts w:ascii="微软雅黑" w:eastAsia="微软雅黑" w:hAnsi="微软雅黑" w:hint="eastAsia"/>
          <w:color w:val="222222"/>
        </w:rPr>
        <w:t>；索引</w:t>
      </w:r>
      <w:r>
        <w:rPr>
          <w:rFonts w:ascii="微软雅黑" w:eastAsia="微软雅黑" w:hAnsi="微软雅黑" w:hint="eastAsia"/>
          <w:color w:val="222222"/>
        </w:rPr>
        <w:lastRenderedPageBreak/>
        <w:t>迁移必须先建映射再</w:t>
      </w:r>
      <w:r>
        <w:rPr>
          <w:rFonts w:ascii="微软雅黑" w:eastAsia="微软雅黑" w:hAnsi="微软雅黑" w:hint="eastAsia"/>
          <w:color w:val="222222"/>
        </w:rPr>
        <w:t xml:space="preserve"> reindex</w:t>
      </w:r>
      <w:r>
        <w:rPr>
          <w:rFonts w:ascii="微软雅黑" w:eastAsia="微软雅黑" w:hAnsi="微软雅黑" w:hint="eastAsia"/>
          <w:color w:val="222222"/>
        </w:rPr>
        <w:t>（动态映射误建事故，风险</w:t>
      </w:r>
      <w:r>
        <w:rPr>
          <w:rFonts w:ascii="微软雅黑" w:eastAsia="微软雅黑" w:hAnsi="微软雅黑" w:hint="eastAsia"/>
          <w:color w:val="222222"/>
        </w:rPr>
        <w:t xml:space="preserve"> #37</w:t>
      </w:r>
      <w:r>
        <w:rPr>
          <w:rFonts w:ascii="微软雅黑" w:eastAsia="微软雅黑" w:hAnsi="微软雅黑" w:hint="eastAsia"/>
          <w:color w:val="222222"/>
        </w:rPr>
        <w:t>）；容器重建后必须刷新</w:t>
      </w:r>
      <w:r>
        <w:rPr>
          <w:rFonts w:ascii="微软雅黑" w:eastAsia="微软雅黑" w:hAnsi="微软雅黑" w:hint="eastAsia"/>
          <w:color w:val="222222"/>
        </w:rPr>
        <w:t xml:space="preserve"> Nginx </w:t>
      </w:r>
      <w:r>
        <w:rPr>
          <w:rFonts w:ascii="微软雅黑" w:eastAsia="微软雅黑" w:hAnsi="微软雅黑" w:hint="eastAsia"/>
          <w:color w:val="222222"/>
        </w:rPr>
        <w:t>上游解析。</w:t>
      </w:r>
    </w:p>
    <w:p w14:paraId="7F1F0586" w14:textId="77777777" w:rsidR="008D7DB7" w:rsidRDefault="008D7DB7">
      <w:pPr>
        <w:pStyle w:val="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7.3 </w:t>
      </w:r>
      <w:r>
        <w:rPr>
          <w:rFonts w:ascii="微软雅黑" w:eastAsia="微软雅黑" w:hAnsi="微软雅黑" w:hint="eastAsia"/>
          <w:color w:val="222222"/>
        </w:rPr>
        <w:t>展望</w:t>
      </w:r>
    </w:p>
    <w:p w14:paraId="6423E08F" w14:textId="77777777" w:rsidR="008D7DB7" w:rsidRDefault="008D7DB7">
      <w:pPr>
        <w:numPr>
          <w:ilvl w:val="0"/>
          <w:numId w:val="3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规模化</w:t>
      </w:r>
      <w:r>
        <w:rPr>
          <w:rFonts w:ascii="微软雅黑" w:eastAsia="微软雅黑" w:hAnsi="微软雅黑" w:hint="eastAsia"/>
          <w:color w:val="222222"/>
        </w:rPr>
        <w:t>：从</w:t>
      </w:r>
      <w:r>
        <w:rPr>
          <w:rFonts w:ascii="微软雅黑" w:eastAsia="微软雅黑" w:hAnsi="微软雅黑" w:hint="eastAsia"/>
          <w:color w:val="222222"/>
        </w:rPr>
        <w:t xml:space="preserve"> 4 </w:t>
      </w:r>
      <w:r>
        <w:rPr>
          <w:rFonts w:ascii="微软雅黑" w:eastAsia="微软雅黑" w:hAnsi="微软雅黑" w:hint="eastAsia"/>
          <w:color w:val="222222"/>
        </w:rPr>
        <w:t>台仿真设备扩展到真实设备接入与多园区部署，容器编排向</w:t>
      </w:r>
      <w:r>
        <w:rPr>
          <w:rFonts w:ascii="微软雅黑" w:eastAsia="微软雅黑" w:hAnsi="微软雅黑" w:hint="eastAsia"/>
          <w:color w:val="222222"/>
        </w:rPr>
        <w:t xml:space="preserve"> K8s </w:t>
      </w:r>
      <w:r>
        <w:rPr>
          <w:rFonts w:ascii="微软雅黑" w:eastAsia="微软雅黑" w:hAnsi="微软雅黑" w:hint="eastAsia"/>
          <w:color w:val="222222"/>
        </w:rPr>
        <w:t>演进；</w:t>
      </w:r>
    </w:p>
    <w:p w14:paraId="4F6AC9F4" w14:textId="77777777" w:rsidR="008D7DB7" w:rsidRDefault="008D7DB7">
      <w:pPr>
        <w:numPr>
          <w:ilvl w:val="0"/>
          <w:numId w:val="3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智能化</w:t>
      </w:r>
      <w:r>
        <w:rPr>
          <w:rFonts w:ascii="微软雅黑" w:eastAsia="微软雅黑" w:hAnsi="微软雅黑" w:hint="eastAsia"/>
          <w:color w:val="222222"/>
        </w:rPr>
        <w:t>：接入真实视觉识别模型（高空目标检测、红外热成像判读），替换仿真结论规则，使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复核结论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具备真实依据；</w:t>
      </w:r>
    </w:p>
    <w:p w14:paraId="4ED28715" w14:textId="77777777" w:rsidR="008D7DB7" w:rsidRDefault="008D7DB7">
      <w:pPr>
        <w:numPr>
          <w:ilvl w:val="0"/>
          <w:numId w:val="3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可靠性</w:t>
      </w:r>
      <w:r>
        <w:rPr>
          <w:rFonts w:ascii="微软雅黑" w:eastAsia="微软雅黑" w:hAnsi="微软雅黑" w:hint="eastAsia"/>
          <w:color w:val="222222"/>
        </w:rPr>
        <w:t>：落地对账补偿与队列持久化，补齐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至少一次投递</w:t>
      </w:r>
      <w:r>
        <w:rPr>
          <w:rFonts w:ascii="微软雅黑" w:eastAsia="微软雅黑" w:hAnsi="微软雅黑" w:hint="eastAsia"/>
          <w:color w:val="222222"/>
        </w:rPr>
        <w:t>"</w:t>
      </w:r>
      <w:r>
        <w:rPr>
          <w:rFonts w:ascii="微软雅黑" w:eastAsia="微软雅黑" w:hAnsi="微软雅黑" w:hint="eastAsia"/>
          <w:color w:val="222222"/>
        </w:rPr>
        <w:t>语义下的完整兜底；</w:t>
      </w:r>
    </w:p>
    <w:p w14:paraId="7D950A9D" w14:textId="77777777" w:rsidR="008D7DB7" w:rsidRDefault="008D7DB7">
      <w:pPr>
        <w:numPr>
          <w:ilvl w:val="0"/>
          <w:numId w:val="36"/>
        </w:numPr>
        <w:spacing w:before="100" w:beforeAutospacing="1" w:after="100" w:afterAutospacing="1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可视化</w:t>
      </w:r>
      <w:r>
        <w:rPr>
          <w:rFonts w:ascii="微软雅黑" w:eastAsia="微软雅黑" w:hAnsi="微软雅黑" w:hint="eastAsia"/>
          <w:color w:val="222222"/>
        </w:rPr>
        <w:t>：</w:t>
      </w:r>
      <w:r>
        <w:rPr>
          <w:rFonts w:ascii="微软雅黑" w:eastAsia="微软雅黑" w:hAnsi="微软雅黑" w:hint="eastAsia"/>
          <w:color w:val="222222"/>
        </w:rPr>
        <w:t xml:space="preserve">Kibana </w:t>
      </w:r>
      <w:r>
        <w:rPr>
          <w:rFonts w:ascii="微软雅黑" w:eastAsia="微软雅黑" w:hAnsi="微软雅黑" w:hint="eastAsia"/>
          <w:color w:val="222222"/>
        </w:rPr>
        <w:t>正式仪表盘、设备轨迹回放与告警大图预览，进一步提升操作体验。</w:t>
      </w:r>
    </w:p>
    <w:p w14:paraId="59C52F01" w14:textId="77777777" w:rsidR="008D7DB7" w:rsidRDefault="008D7DB7">
      <w:pPr>
        <w:spacing w:before="360" w:after="360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pict w14:anchorId="1507CE08">
          <v:rect id="_x0000_i1032" style="width:0;height:1.5pt" o:hralign="center" o:hrstd="t" o:hr="t" fillcolor="#a0a0a0" stroked="f"/>
        </w:pict>
      </w:r>
    </w:p>
    <w:p w14:paraId="7CA930DF" w14:textId="77777777" w:rsidR="008D7DB7" w:rsidRDefault="008D7DB7">
      <w:pPr>
        <w:pStyle w:val="a3"/>
        <w:divId w:val="1162816012"/>
        <w:rPr>
          <w:rFonts w:ascii="微软雅黑" w:eastAsia="微软雅黑" w:hAnsi="微软雅黑" w:hint="eastAsia"/>
          <w:color w:val="222222"/>
        </w:rPr>
      </w:pPr>
      <w:r>
        <w:rPr>
          <w:rStyle w:val="a4"/>
          <w:rFonts w:ascii="微软雅黑" w:eastAsia="微软雅黑" w:hAnsi="微软雅黑" w:hint="eastAsia"/>
          <w:color w:val="222222"/>
        </w:rPr>
        <w:t>（全文完）</w:t>
      </w:r>
    </w:p>
    <w:sectPr w:rsidR="008D7DB7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EDDF9" w14:textId="77777777" w:rsidR="008D7DB7" w:rsidRDefault="008D7DB7" w:rsidP="008765E2">
      <w:r>
        <w:separator/>
      </w:r>
    </w:p>
  </w:endnote>
  <w:endnote w:type="continuationSeparator" w:id="0">
    <w:p w14:paraId="592299C4" w14:textId="77777777" w:rsidR="008D7DB7" w:rsidRDefault="008D7DB7" w:rsidP="00876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EACD7" w14:textId="77777777" w:rsidR="008D7DB7" w:rsidRDefault="008D7DB7" w:rsidP="008765E2">
      <w:r>
        <w:separator/>
      </w:r>
    </w:p>
  </w:footnote>
  <w:footnote w:type="continuationSeparator" w:id="0">
    <w:p w14:paraId="1302EF2E" w14:textId="77777777" w:rsidR="008D7DB7" w:rsidRDefault="008D7DB7" w:rsidP="008765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2C3"/>
    <w:multiLevelType w:val="multilevel"/>
    <w:tmpl w:val="D7AEA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91053"/>
    <w:multiLevelType w:val="multilevel"/>
    <w:tmpl w:val="C194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683A"/>
    <w:multiLevelType w:val="multilevel"/>
    <w:tmpl w:val="B268A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F65A7"/>
    <w:multiLevelType w:val="multilevel"/>
    <w:tmpl w:val="0A9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95CC2"/>
    <w:multiLevelType w:val="multilevel"/>
    <w:tmpl w:val="78C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E0193"/>
    <w:multiLevelType w:val="multilevel"/>
    <w:tmpl w:val="1CBC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42746"/>
    <w:multiLevelType w:val="multilevel"/>
    <w:tmpl w:val="9EE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352B3"/>
    <w:multiLevelType w:val="multilevel"/>
    <w:tmpl w:val="14AEC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C5BD4"/>
    <w:multiLevelType w:val="multilevel"/>
    <w:tmpl w:val="5676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31A58"/>
    <w:multiLevelType w:val="multilevel"/>
    <w:tmpl w:val="B906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F549D"/>
    <w:multiLevelType w:val="multilevel"/>
    <w:tmpl w:val="93C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B7BC9"/>
    <w:multiLevelType w:val="multilevel"/>
    <w:tmpl w:val="68A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80EC3"/>
    <w:multiLevelType w:val="multilevel"/>
    <w:tmpl w:val="F1F8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8084E"/>
    <w:multiLevelType w:val="multilevel"/>
    <w:tmpl w:val="B1DA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3507BE"/>
    <w:multiLevelType w:val="multilevel"/>
    <w:tmpl w:val="6504B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0C4683"/>
    <w:multiLevelType w:val="multilevel"/>
    <w:tmpl w:val="9F982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AA3F48"/>
    <w:multiLevelType w:val="multilevel"/>
    <w:tmpl w:val="F056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12139"/>
    <w:multiLevelType w:val="multilevel"/>
    <w:tmpl w:val="A1B8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F174F"/>
    <w:multiLevelType w:val="multilevel"/>
    <w:tmpl w:val="DEEC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4A3D15"/>
    <w:multiLevelType w:val="multilevel"/>
    <w:tmpl w:val="04F4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628D9"/>
    <w:multiLevelType w:val="multilevel"/>
    <w:tmpl w:val="76DA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21C95"/>
    <w:multiLevelType w:val="multilevel"/>
    <w:tmpl w:val="7EC0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3650C3"/>
    <w:multiLevelType w:val="multilevel"/>
    <w:tmpl w:val="078C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64508D"/>
    <w:multiLevelType w:val="multilevel"/>
    <w:tmpl w:val="EFF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D23DA9"/>
    <w:multiLevelType w:val="multilevel"/>
    <w:tmpl w:val="7EB0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F46A5"/>
    <w:multiLevelType w:val="multilevel"/>
    <w:tmpl w:val="B5D6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F77685"/>
    <w:multiLevelType w:val="multilevel"/>
    <w:tmpl w:val="5628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755572"/>
    <w:multiLevelType w:val="multilevel"/>
    <w:tmpl w:val="A2B6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53BB9"/>
    <w:multiLevelType w:val="multilevel"/>
    <w:tmpl w:val="AB4E7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D00B7A"/>
    <w:multiLevelType w:val="multilevel"/>
    <w:tmpl w:val="11E0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CF5FD6"/>
    <w:multiLevelType w:val="multilevel"/>
    <w:tmpl w:val="A8BE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D5063A"/>
    <w:multiLevelType w:val="multilevel"/>
    <w:tmpl w:val="33F2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D21E7E"/>
    <w:multiLevelType w:val="multilevel"/>
    <w:tmpl w:val="2006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95352B"/>
    <w:multiLevelType w:val="multilevel"/>
    <w:tmpl w:val="060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1C71B2"/>
    <w:multiLevelType w:val="multilevel"/>
    <w:tmpl w:val="3500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215CF"/>
    <w:multiLevelType w:val="multilevel"/>
    <w:tmpl w:val="D3D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129577">
    <w:abstractNumId w:val="7"/>
  </w:num>
  <w:num w:numId="2" w16cid:durableId="54357769">
    <w:abstractNumId w:val="20"/>
  </w:num>
  <w:num w:numId="3" w16cid:durableId="796996853">
    <w:abstractNumId w:val="6"/>
  </w:num>
  <w:num w:numId="4" w16cid:durableId="1230195503">
    <w:abstractNumId w:val="26"/>
  </w:num>
  <w:num w:numId="5" w16cid:durableId="1172183764">
    <w:abstractNumId w:val="1"/>
  </w:num>
  <w:num w:numId="6" w16cid:durableId="27723385">
    <w:abstractNumId w:val="9"/>
  </w:num>
  <w:num w:numId="7" w16cid:durableId="254291862">
    <w:abstractNumId w:val="18"/>
  </w:num>
  <w:num w:numId="8" w16cid:durableId="2075006639">
    <w:abstractNumId w:val="15"/>
  </w:num>
  <w:num w:numId="9" w16cid:durableId="2054883131">
    <w:abstractNumId w:val="31"/>
  </w:num>
  <w:num w:numId="10" w16cid:durableId="1489512059">
    <w:abstractNumId w:val="4"/>
  </w:num>
  <w:num w:numId="11" w16cid:durableId="1700541516">
    <w:abstractNumId w:val="29"/>
  </w:num>
  <w:num w:numId="12" w16cid:durableId="887105615">
    <w:abstractNumId w:val="14"/>
  </w:num>
  <w:num w:numId="13" w16cid:durableId="1054501824">
    <w:abstractNumId w:val="5"/>
  </w:num>
  <w:num w:numId="14" w16cid:durableId="442696133">
    <w:abstractNumId w:val="21"/>
  </w:num>
  <w:num w:numId="15" w16cid:durableId="1188985068">
    <w:abstractNumId w:val="25"/>
  </w:num>
  <w:num w:numId="16" w16cid:durableId="1205294196">
    <w:abstractNumId w:val="13"/>
  </w:num>
  <w:num w:numId="17" w16cid:durableId="2063016797">
    <w:abstractNumId w:val="8"/>
  </w:num>
  <w:num w:numId="18" w16cid:durableId="1126699158">
    <w:abstractNumId w:val="24"/>
  </w:num>
  <w:num w:numId="19" w16cid:durableId="1510831202">
    <w:abstractNumId w:val="3"/>
  </w:num>
  <w:num w:numId="20" w16cid:durableId="679282165">
    <w:abstractNumId w:val="11"/>
  </w:num>
  <w:num w:numId="21" w16cid:durableId="1516770514">
    <w:abstractNumId w:val="19"/>
  </w:num>
  <w:num w:numId="22" w16cid:durableId="132990511">
    <w:abstractNumId w:val="35"/>
  </w:num>
  <w:num w:numId="23" w16cid:durableId="1221746003">
    <w:abstractNumId w:val="23"/>
  </w:num>
  <w:num w:numId="24" w16cid:durableId="1331832137">
    <w:abstractNumId w:val="33"/>
  </w:num>
  <w:num w:numId="25" w16cid:durableId="689991562">
    <w:abstractNumId w:val="12"/>
  </w:num>
  <w:num w:numId="26" w16cid:durableId="2103140844">
    <w:abstractNumId w:val="0"/>
  </w:num>
  <w:num w:numId="27" w16cid:durableId="2085518623">
    <w:abstractNumId w:val="32"/>
  </w:num>
  <w:num w:numId="28" w16cid:durableId="959919330">
    <w:abstractNumId w:val="16"/>
  </w:num>
  <w:num w:numId="29" w16cid:durableId="1897928731">
    <w:abstractNumId w:val="34"/>
  </w:num>
  <w:num w:numId="30" w16cid:durableId="444886371">
    <w:abstractNumId w:val="17"/>
  </w:num>
  <w:num w:numId="31" w16cid:durableId="542865842">
    <w:abstractNumId w:val="10"/>
  </w:num>
  <w:num w:numId="32" w16cid:durableId="1215773685">
    <w:abstractNumId w:val="30"/>
  </w:num>
  <w:num w:numId="33" w16cid:durableId="714738977">
    <w:abstractNumId w:val="27"/>
  </w:num>
  <w:num w:numId="34" w16cid:durableId="1615288853">
    <w:abstractNumId w:val="2"/>
  </w:num>
  <w:num w:numId="35" w16cid:durableId="657269013">
    <w:abstractNumId w:val="22"/>
  </w:num>
  <w:num w:numId="36" w16cid:durableId="71920977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E2"/>
    <w:rsid w:val="005A5784"/>
    <w:rsid w:val="008765E2"/>
    <w:rsid w:val="008D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24A80"/>
  <w15:chartTrackingRefBased/>
  <w15:docId w15:val="{2C223078-5D32-46B1-8E63-5D98FCD7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6" w:color="333333"/>
      </w:pBdr>
      <w:spacing w:before="100" w:beforeAutospacing="1" w:after="100" w:afterAutospacing="1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999999"/>
      </w:pBdr>
      <w:spacing w:before="480" w:after="100" w:afterAutospacing="1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360" w:after="100" w:afterAutospacing="1"/>
      <w:outlineLvl w:val="2"/>
    </w:pPr>
    <w:rPr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70" w:after="100" w:afterAutospacing="1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18"/>
      <w:szCs w:val="18"/>
      <w:shd w:val="clear" w:color="auto" w:fill="F2F2F2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6F6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header"/>
    <w:basedOn w:val="a"/>
    <w:link w:val="a6"/>
    <w:uiPriority w:val="99"/>
    <w:unhideWhenUsed/>
    <w:rsid w:val="008765E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765E2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765E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765E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816012">
      <w:bodyDiv w:val="1"/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8432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  <w:div w:id="138340386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  <w:div w:id="124958143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  <w:div w:id="43182338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  <w:div w:id="1998991150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  <w:div w:id="495532773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  <w:div w:id="18070323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  <w:div w:id="182080718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  <w:div w:id="107126731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  <w:div w:id="113687724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  <w:div w:id="127909794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  <w:div w:id="79456072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  <w:div w:id="2129739163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  <w:div w:id="386296109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CCCCCC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117</Pages>
  <Words>46049</Words>
  <Characters>91348</Characters>
  <Application>Microsoft Office Word</Application>
  <DocSecurity>0</DocSecurity>
  <Lines>5654</Lines>
  <Paragraphs>3394</Paragraphs>
  <ScaleCrop>false</ScaleCrop>
  <Company/>
  <LinksUpToDate>false</LinksUpToDate>
  <CharactersWithSpaces>104631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园区安防空地协同巡检集成平台课程设计报告</dc:title>
  <dc:subject/>
  <dc:creator>文杰 张</dc:creator>
  <cp:keywords/>
  <dc:description/>
  <cp:lastModifiedBy>文杰 张</cp:lastModifiedBy>
  <cp:revision>2</cp:revision>
  <dcterms:created xsi:type="dcterms:W3CDTF">2026-09-22T04:46:00Z</dcterms:created>
  <dcterms:modified xsi:type="dcterms:W3CDTF">2026-09-22T04:46:00Z</dcterms:modified>
</cp:coreProperties>
</file>